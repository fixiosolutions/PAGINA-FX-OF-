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22CC8" w14:textId="7D50B5F1" w:rsidR="00D04B84" w:rsidRPr="00D86EB7" w:rsidRDefault="000D6E1B">
      <w:pPr>
        <w:pStyle w:val="Ttulo1"/>
        <w:rPr>
          <w:lang w:val="es-MX"/>
        </w:rPr>
        <w:pPrChange w:id="4" w:author="Usuario-1" w:date="2025-01-14T20:29:00Z">
          <w:pPr>
            <w:jc w:val="center"/>
          </w:pPr>
        </w:pPrChange>
      </w:pPr>
      <w:r w:rsidRPr="00D86EB7">
        <w:rPr>
          <w:lang w:val="es-MX"/>
        </w:rPr>
        <w:t>PLANEACIÓN</w:t>
      </w:r>
      <w:r w:rsidR="00775F9F" w:rsidRPr="00D86EB7">
        <w:rPr>
          <w:lang w:val="es-MX"/>
        </w:rPr>
        <w:t xml:space="preserve"> DE PRODUCTOS DE USO PRÁCTICO</w:t>
      </w:r>
    </w:p>
    <w:p w14:paraId="7D3D1E44" w14:textId="0323BE44" w:rsidR="000D6E1B" w:rsidRPr="00D86EB7" w:rsidRDefault="000D6E1B">
      <w:pPr>
        <w:rPr>
          <w:rFonts w:cs="Arial"/>
          <w:lang w:val="es-MX"/>
        </w:rPr>
      </w:pPr>
    </w:p>
    <w:p w14:paraId="0D46E683" w14:textId="1852E3F8" w:rsidR="00EE6242" w:rsidRPr="00D86EB7" w:rsidRDefault="00EE6242">
      <w:pPr>
        <w:pStyle w:val="Ttulo2"/>
        <w:rPr>
          <w:lang w:val="es-MX"/>
        </w:rPr>
        <w:pPrChange w:id="5" w:author="Usuario-1" w:date="2025-01-14T20:30:00Z">
          <w:pPr/>
        </w:pPrChange>
      </w:pPr>
      <w:r w:rsidRPr="00D86EB7">
        <w:rPr>
          <w:lang w:val="es-MX"/>
        </w:rPr>
        <w:t>OB</w:t>
      </w:r>
      <w:r w:rsidR="003E22AD">
        <w:rPr>
          <w:lang w:val="es-MX"/>
        </w:rPr>
        <w:t>J</w:t>
      </w:r>
      <w:r w:rsidRPr="00D86EB7">
        <w:rPr>
          <w:lang w:val="es-MX"/>
        </w:rPr>
        <w:t>ETIVO</w:t>
      </w:r>
    </w:p>
    <w:p w14:paraId="3B7C8168" w14:textId="5F11A5E5" w:rsidR="000D6E1B" w:rsidRDefault="00EE6242">
      <w:pPr>
        <w:rPr>
          <w:ins w:id="6" w:author="Usuario-1" w:date="2025-01-21T18:52:00Z"/>
          <w:lang w:val="es-MX"/>
        </w:rPr>
      </w:pPr>
      <w:r w:rsidRPr="00D86EB7">
        <w:rPr>
          <w:lang w:val="es-MX"/>
        </w:rPr>
        <w:t>Ofrecer p</w:t>
      </w:r>
      <w:r w:rsidR="000D6E1B" w:rsidRPr="00D86EB7">
        <w:rPr>
          <w:lang w:val="es-MX"/>
        </w:rPr>
        <w:t xml:space="preserve">roductos para uso </w:t>
      </w:r>
      <w:del w:id="7" w:author="Usuario-1" w:date="2025-01-23T12:46:00Z">
        <w:r w:rsidR="000D6E1B" w:rsidRPr="00D86EB7" w:rsidDel="00EA5453">
          <w:rPr>
            <w:lang w:val="es-MX"/>
          </w:rPr>
          <w:delText xml:space="preserve">cotidiano </w:delText>
        </w:r>
      </w:del>
      <w:ins w:id="8" w:author="Usuario-1" w:date="2025-01-23T12:46:00Z">
        <w:r w:rsidR="00EA5453">
          <w:rPr>
            <w:lang w:val="es-MX"/>
          </w:rPr>
          <w:t>en el hogar</w:t>
        </w:r>
        <w:r w:rsidR="00EA5453" w:rsidRPr="00D86EB7">
          <w:rPr>
            <w:lang w:val="es-MX"/>
          </w:rPr>
          <w:t xml:space="preserve"> </w:t>
        </w:r>
      </w:ins>
      <w:r w:rsidR="000D6E1B" w:rsidRPr="00D86EB7">
        <w:rPr>
          <w:lang w:val="es-MX"/>
        </w:rPr>
        <w:t xml:space="preserve">que sean </w:t>
      </w:r>
      <w:r w:rsidR="00415C8F" w:rsidRPr="00415C8F">
        <w:rPr>
          <w:lang w:val="es-MX"/>
        </w:rPr>
        <w:t xml:space="preserve">PRÁCTICOS, ÚTILES, FÁCILES DE USAR </w:t>
      </w:r>
      <w:r w:rsidRPr="00D86EB7">
        <w:rPr>
          <w:lang w:val="es-MX"/>
        </w:rPr>
        <w:t>y</w:t>
      </w:r>
      <w:r w:rsidR="000D6E1B" w:rsidRPr="00D86EB7">
        <w:rPr>
          <w:lang w:val="es-MX"/>
        </w:rPr>
        <w:t xml:space="preserve"> que aportan a </w:t>
      </w:r>
      <w:r w:rsidR="000D6E1B" w:rsidRPr="00415C8F">
        <w:rPr>
          <w:lang w:val="es-MX"/>
        </w:rPr>
        <w:t>mejorar la</w:t>
      </w:r>
      <w:r w:rsidR="006D33E2" w:rsidRPr="00415C8F">
        <w:rPr>
          <w:lang w:val="es-MX"/>
        </w:rPr>
        <w:t xml:space="preserve"> calidad de</w:t>
      </w:r>
      <w:r w:rsidR="000D6E1B" w:rsidRPr="00415C8F">
        <w:rPr>
          <w:lang w:val="es-MX"/>
        </w:rPr>
        <w:t xml:space="preserve"> vida de las personas</w:t>
      </w:r>
    </w:p>
    <w:p w14:paraId="54546609" w14:textId="77777777" w:rsidR="00C738C3" w:rsidRPr="00D86EB7" w:rsidRDefault="00C738C3">
      <w:pPr>
        <w:rPr>
          <w:lang w:val="es-MX"/>
        </w:rPr>
      </w:pPr>
    </w:p>
    <w:p w14:paraId="1D7F950B" w14:textId="497A2753" w:rsidR="000D6E1B" w:rsidRPr="00D86EB7" w:rsidRDefault="000D6E1B">
      <w:pPr>
        <w:rPr>
          <w:rFonts w:cs="Arial"/>
          <w:b/>
          <w:bCs/>
          <w:sz w:val="28"/>
          <w:szCs w:val="28"/>
          <w:lang w:val="es-MX"/>
        </w:rPr>
      </w:pPr>
      <w:r w:rsidRPr="00D86EB7">
        <w:rPr>
          <w:rFonts w:cs="Arial"/>
          <w:b/>
          <w:bCs/>
          <w:sz w:val="28"/>
          <w:szCs w:val="28"/>
          <w:lang w:val="es-MX"/>
        </w:rPr>
        <w:t>MARCA:</w:t>
      </w:r>
    </w:p>
    <w:p w14:paraId="259CFFED" w14:textId="5FCD1DFA" w:rsidR="00775F9F" w:rsidRDefault="00775F9F">
      <w:pPr>
        <w:rPr>
          <w:rFonts w:cs="Arial"/>
          <w:lang w:val="es-MX"/>
        </w:rPr>
      </w:pPr>
      <w:r w:rsidRPr="00D86EB7">
        <w:rPr>
          <w:rFonts w:cs="Arial"/>
          <w:lang w:val="es-MX"/>
        </w:rPr>
        <w:t xml:space="preserve">Para efectos de reconocimiento y marketing, se define una marca que permita su uso, </w:t>
      </w:r>
      <w:r w:rsidR="00EE6242" w:rsidRPr="00D86EB7">
        <w:rPr>
          <w:rFonts w:cs="Arial"/>
          <w:lang w:val="es-MX"/>
        </w:rPr>
        <w:t>manejo de imagen</w:t>
      </w:r>
      <w:r w:rsidR="003E22AD">
        <w:rPr>
          <w:rFonts w:cs="Arial"/>
          <w:lang w:val="es-MX"/>
        </w:rPr>
        <w:t>,</w:t>
      </w:r>
      <w:r w:rsidR="00EE6242" w:rsidRPr="00D86EB7">
        <w:rPr>
          <w:rFonts w:cs="Arial"/>
          <w:lang w:val="es-MX"/>
        </w:rPr>
        <w:t xml:space="preserve"> explotación comercial</w:t>
      </w:r>
      <w:r w:rsidR="003E22AD">
        <w:rPr>
          <w:rFonts w:cs="Arial"/>
          <w:lang w:val="es-MX"/>
        </w:rPr>
        <w:t xml:space="preserve"> y que se alinee con los principios básicos del proyecto: Prácticos – </w:t>
      </w:r>
      <w:r w:rsidR="00016A1B">
        <w:rPr>
          <w:rFonts w:cs="Arial"/>
          <w:lang w:val="es-MX"/>
        </w:rPr>
        <w:t>Útiles</w:t>
      </w:r>
      <w:r w:rsidR="003E22AD">
        <w:rPr>
          <w:rFonts w:cs="Arial"/>
          <w:lang w:val="es-MX"/>
        </w:rPr>
        <w:t xml:space="preserve"> – Mejora de calidad de vida</w:t>
      </w:r>
    </w:p>
    <w:p w14:paraId="5B03E127" w14:textId="77777777" w:rsidR="00415C8F" w:rsidRPr="00D86EB7" w:rsidRDefault="00415C8F">
      <w:pPr>
        <w:rPr>
          <w:rFonts w:cs="Arial"/>
          <w:lang w:val="es-MX"/>
        </w:rPr>
      </w:pPr>
    </w:p>
    <w:p w14:paraId="1511026E" w14:textId="77777777" w:rsidR="00415C8F" w:rsidRDefault="00130AD7" w:rsidP="00415C8F">
      <w:pPr>
        <w:jc w:val="center"/>
        <w:rPr>
          <w:rFonts w:cs="Arial"/>
          <w:b/>
          <w:bCs/>
          <w:color w:val="FF0000"/>
          <w:sz w:val="28"/>
          <w:szCs w:val="28"/>
          <w:lang w:val="es-MX"/>
        </w:rPr>
      </w:pPr>
      <w:r w:rsidRPr="00415C8F">
        <w:rPr>
          <w:rFonts w:cs="Arial"/>
          <w:b/>
          <w:bCs/>
          <w:color w:val="FF0000"/>
          <w:sz w:val="28"/>
          <w:szCs w:val="28"/>
          <w:lang w:val="es-MX"/>
        </w:rPr>
        <w:t>FIXIO</w:t>
      </w:r>
    </w:p>
    <w:p w14:paraId="73802191" w14:textId="3200A1D8" w:rsidR="00415C8F" w:rsidRDefault="00415C8F" w:rsidP="00415C8F">
      <w:pPr>
        <w:jc w:val="center"/>
        <w:rPr>
          <w:ins w:id="9" w:author="Usuario-1" w:date="2025-01-21T18:44:00Z"/>
          <w:rFonts w:cs="Arial"/>
          <w:b/>
          <w:bCs/>
          <w:sz w:val="28"/>
          <w:szCs w:val="28"/>
          <w:lang w:val="es-MX"/>
        </w:rPr>
      </w:pPr>
      <w:r>
        <w:rPr>
          <w:rFonts w:cs="Arial"/>
          <w:b/>
          <w:bCs/>
          <w:sz w:val="28"/>
          <w:szCs w:val="28"/>
          <w:lang w:val="es-MX"/>
        </w:rPr>
        <w:t>“</w:t>
      </w:r>
      <w:r w:rsidRPr="00415C8F">
        <w:rPr>
          <w:rFonts w:cs="Arial"/>
          <w:b/>
          <w:bCs/>
          <w:sz w:val="28"/>
          <w:szCs w:val="28"/>
          <w:lang w:val="es-MX"/>
        </w:rPr>
        <w:t>Soluciones que arreglan tu día</w:t>
      </w:r>
      <w:r>
        <w:rPr>
          <w:rFonts w:cs="Arial"/>
          <w:b/>
          <w:bCs/>
          <w:sz w:val="28"/>
          <w:szCs w:val="28"/>
          <w:lang w:val="es-MX"/>
        </w:rPr>
        <w:t>”</w:t>
      </w:r>
    </w:p>
    <w:p w14:paraId="59741D8A" w14:textId="7EBF92CB" w:rsidR="00D365E5" w:rsidRDefault="00AF7322" w:rsidP="00415C8F">
      <w:pPr>
        <w:jc w:val="center"/>
        <w:rPr>
          <w:ins w:id="10" w:author="Usuario-1" w:date="2025-01-21T18:27:00Z"/>
          <w:rFonts w:cs="Arial"/>
          <w:b/>
          <w:bCs/>
          <w:sz w:val="28"/>
          <w:szCs w:val="28"/>
          <w:lang w:val="es-MX"/>
        </w:rPr>
      </w:pPr>
      <w:ins w:id="11" w:author="Usuario-1" w:date="2025-01-21T18:45:00Z">
        <w:r>
          <w:rPr>
            <w:rFonts w:cs="Arial"/>
            <w:b/>
            <w:bCs/>
            <w:noProof/>
            <w:sz w:val="28"/>
            <w:szCs w:val="28"/>
            <w:lang w:val="es-MX"/>
          </w:rPr>
          <w:drawing>
            <wp:inline distT="0" distB="0" distL="0" distR="0" wp14:anchorId="166F6C5C" wp14:editId="7C89000D">
              <wp:extent cx="5612130" cy="3171825"/>
              <wp:effectExtent l="0" t="0" r="7620" b="9525"/>
              <wp:docPr id="3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n 3"/>
                      <pic:cNvPicPr/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3171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FC92DC7" w14:textId="52734821" w:rsidR="00D365E5" w:rsidRDefault="00D365E5">
      <w:pPr>
        <w:pStyle w:val="Ttulo2"/>
        <w:rPr>
          <w:ins w:id="12" w:author="Usuario-1" w:date="2025-01-21T18:28:00Z"/>
          <w:lang w:val="es-MX"/>
        </w:rPr>
        <w:pPrChange w:id="13" w:author="Usuario-1" w:date="2025-01-21T18:28:00Z">
          <w:pPr/>
        </w:pPrChange>
      </w:pPr>
      <w:ins w:id="14" w:author="Usuario-1" w:date="2025-01-21T18:27:00Z">
        <w:r w:rsidRPr="00D365E5">
          <w:rPr>
            <w:lang w:val="es-MX"/>
          </w:rPr>
          <w:lastRenderedPageBreak/>
          <w:t>MISIÓN</w:t>
        </w:r>
      </w:ins>
    </w:p>
    <w:p w14:paraId="32DE1DC2" w14:textId="1217A2B1" w:rsidR="00D365E5" w:rsidRPr="00D365E5" w:rsidRDefault="00D365E5">
      <w:pPr>
        <w:rPr>
          <w:ins w:id="15" w:author="Usuario-1" w:date="2025-01-21T18:27:00Z"/>
          <w:lang w:val="es-MX"/>
        </w:rPr>
        <w:pPrChange w:id="16" w:author="Usuario-1" w:date="2025-01-21T18:27:00Z">
          <w:pPr>
            <w:jc w:val="center"/>
          </w:pPr>
        </w:pPrChange>
      </w:pPr>
      <w:ins w:id="17" w:author="Usuario-1" w:date="2025-01-21T18:27:00Z">
        <w:r w:rsidRPr="00D365E5">
          <w:rPr>
            <w:lang w:val="es-MX"/>
          </w:rPr>
          <w:t>Comercializar productos tecnológicos prácticos, útiles y fáciles de usar que contribuyan a mejorar la calidad de vida.</w:t>
        </w:r>
      </w:ins>
    </w:p>
    <w:p w14:paraId="0E28752B" w14:textId="77777777" w:rsidR="00D365E5" w:rsidRPr="00D365E5" w:rsidRDefault="00D365E5">
      <w:pPr>
        <w:rPr>
          <w:ins w:id="18" w:author="Usuario-1" w:date="2025-01-21T18:27:00Z"/>
          <w:lang w:val="es-MX"/>
        </w:rPr>
        <w:pPrChange w:id="19" w:author="Usuario-1" w:date="2025-01-21T18:27:00Z">
          <w:pPr>
            <w:jc w:val="center"/>
          </w:pPr>
        </w:pPrChange>
      </w:pPr>
    </w:p>
    <w:p w14:paraId="44DB5424" w14:textId="391EF4A7" w:rsidR="00D365E5" w:rsidRDefault="00D365E5">
      <w:pPr>
        <w:pStyle w:val="Ttulo2"/>
        <w:rPr>
          <w:ins w:id="20" w:author="Usuario-1" w:date="2025-01-21T18:28:00Z"/>
          <w:lang w:val="es-MX"/>
        </w:rPr>
        <w:pPrChange w:id="21" w:author="Usuario-1" w:date="2025-01-21T18:28:00Z">
          <w:pPr/>
        </w:pPrChange>
      </w:pPr>
      <w:ins w:id="22" w:author="Usuario-1" w:date="2025-01-21T18:27:00Z">
        <w:r w:rsidRPr="00D365E5">
          <w:rPr>
            <w:lang w:val="es-MX"/>
          </w:rPr>
          <w:t>VISIÓN</w:t>
        </w:r>
      </w:ins>
    </w:p>
    <w:p w14:paraId="0A5122DF" w14:textId="63119A13" w:rsidR="00D365E5" w:rsidRDefault="00D365E5" w:rsidP="00D365E5">
      <w:pPr>
        <w:rPr>
          <w:ins w:id="23" w:author="Usuario-1" w:date="2025-01-21T18:29:00Z"/>
          <w:lang w:val="es-MX"/>
        </w:rPr>
      </w:pPr>
      <w:ins w:id="24" w:author="Usuario-1" w:date="2025-01-21T18:27:00Z">
        <w:r w:rsidRPr="00D365E5">
          <w:rPr>
            <w:lang w:val="es-MX"/>
          </w:rPr>
          <w:t xml:space="preserve">En cinco años, disponer de un portafolio amplio que mejore la calidad de vida. Distribuyendo tecnología práctica, útil y </w:t>
        </w:r>
        <w:proofErr w:type="gramStart"/>
        <w:r w:rsidRPr="00D365E5">
          <w:rPr>
            <w:lang w:val="es-MX"/>
          </w:rPr>
          <w:t>fácil  de</w:t>
        </w:r>
        <w:proofErr w:type="gramEnd"/>
        <w:r w:rsidRPr="00D365E5">
          <w:rPr>
            <w:lang w:val="es-MX"/>
          </w:rPr>
          <w:t xml:space="preserve"> usar en los hogares colombianos</w:t>
        </w:r>
      </w:ins>
    </w:p>
    <w:p w14:paraId="3550B9CC" w14:textId="77777777" w:rsidR="00D365E5" w:rsidRPr="00D86EB7" w:rsidRDefault="00D365E5">
      <w:pPr>
        <w:rPr>
          <w:lang w:val="es-MX"/>
        </w:rPr>
        <w:pPrChange w:id="25" w:author="Usuario-1" w:date="2025-01-21T18:27:00Z">
          <w:pPr>
            <w:jc w:val="center"/>
          </w:pPr>
        </w:pPrChange>
      </w:pPr>
    </w:p>
    <w:p w14:paraId="5BE8B8C6" w14:textId="77777777" w:rsidR="00EE6242" w:rsidRPr="00D86EB7" w:rsidRDefault="000D6E1B">
      <w:pPr>
        <w:rPr>
          <w:rFonts w:cs="Arial"/>
          <w:b/>
          <w:bCs/>
          <w:sz w:val="28"/>
          <w:szCs w:val="28"/>
          <w:lang w:val="es-MX"/>
        </w:rPr>
      </w:pPr>
      <w:r w:rsidRPr="00D86EB7">
        <w:rPr>
          <w:rFonts w:cs="Arial"/>
          <w:b/>
          <w:bCs/>
          <w:sz w:val="28"/>
          <w:szCs w:val="28"/>
          <w:lang w:val="es-MX"/>
        </w:rPr>
        <w:t xml:space="preserve">TARGET:  </w:t>
      </w:r>
    </w:p>
    <w:p w14:paraId="7B9FD4B5" w14:textId="3999C118" w:rsidR="000D6E1B" w:rsidRDefault="000D6E1B">
      <w:pPr>
        <w:rPr>
          <w:rFonts w:cs="Arial"/>
          <w:lang w:val="es-MX"/>
        </w:rPr>
      </w:pPr>
      <w:r w:rsidRPr="00D86EB7">
        <w:rPr>
          <w:rFonts w:cs="Arial"/>
          <w:lang w:val="es-MX"/>
        </w:rPr>
        <w:t>Personas de clase media que les gusta resolver problemas y/o tener una mejor calidad de vida con el uso de tecnología que sea práctica y útil</w:t>
      </w:r>
      <w:r w:rsidR="00415C8F">
        <w:rPr>
          <w:rFonts w:cs="Arial"/>
          <w:lang w:val="es-MX"/>
        </w:rPr>
        <w:t>.</w:t>
      </w:r>
    </w:p>
    <w:p w14:paraId="208ECA20" w14:textId="74F4A5D1" w:rsidR="00415C8F" w:rsidRDefault="00BE5BCE" w:rsidP="00415C8F">
      <w:pPr>
        <w:rPr>
          <w:ins w:id="26" w:author="Usuario-1" w:date="2025-01-21T18:29:00Z"/>
          <w:rFonts w:ascii="Segoe UI" w:eastAsia="Times New Roman" w:hAnsi="Segoe UI" w:cs="Segoe UI"/>
          <w:b/>
          <w:bCs/>
          <w:color w:val="FF0000"/>
          <w:sz w:val="20"/>
          <w:szCs w:val="20"/>
          <w:lang w:eastAsia="es-CO"/>
        </w:rPr>
      </w:pPr>
      <w:r>
        <w:rPr>
          <w:rFonts w:cs="Arial"/>
          <w:b/>
          <w:bCs/>
          <w:color w:val="FF0000"/>
          <w:lang w:val="es-MX"/>
        </w:rPr>
        <w:t>Informe de t</w:t>
      </w:r>
      <w:r w:rsidR="00415C8F" w:rsidRPr="00E77934">
        <w:rPr>
          <w:rFonts w:cs="Arial"/>
          <w:b/>
          <w:bCs/>
          <w:color w:val="FF0000"/>
          <w:lang w:val="es-MX"/>
        </w:rPr>
        <w:t xml:space="preserve">otal de Hogares en cabecera de Bogotá:  Pronóstico 2025 </w:t>
      </w:r>
      <w:r w:rsidR="00415C8F" w:rsidRPr="00E77934">
        <w:rPr>
          <w:rFonts w:ascii="Segoe UI" w:eastAsia="Times New Roman" w:hAnsi="Segoe UI" w:cs="Segoe UI"/>
          <w:b/>
          <w:bCs/>
          <w:color w:val="FF0000"/>
          <w:sz w:val="20"/>
          <w:szCs w:val="20"/>
          <w:lang w:eastAsia="es-CO"/>
        </w:rPr>
        <w:t>3.140.599</w:t>
      </w:r>
    </w:p>
    <w:p w14:paraId="688A338A" w14:textId="77777777" w:rsidR="00D365E5" w:rsidRPr="00E77934" w:rsidRDefault="00D365E5" w:rsidP="00415C8F">
      <w:pPr>
        <w:rPr>
          <w:rFonts w:ascii="Segoe UI" w:eastAsia="Times New Roman" w:hAnsi="Segoe UI" w:cs="Segoe UI"/>
          <w:b/>
          <w:bCs/>
          <w:color w:val="FF0000"/>
          <w:sz w:val="20"/>
          <w:szCs w:val="20"/>
          <w:lang w:eastAsia="es-CO"/>
        </w:rPr>
      </w:pPr>
    </w:p>
    <w:p w14:paraId="5B12AE70" w14:textId="0120D17F" w:rsidR="00415C8F" w:rsidRDefault="00D365E5">
      <w:pPr>
        <w:pStyle w:val="Ttulo2"/>
        <w:rPr>
          <w:ins w:id="27" w:author="Usuario-1" w:date="2025-01-21T18:28:00Z"/>
        </w:rPr>
        <w:pPrChange w:id="28" w:author="Usuario-1" w:date="2025-01-21T18:29:00Z">
          <w:pPr/>
        </w:pPrChange>
      </w:pPr>
      <w:ins w:id="29" w:author="Usuario-1" w:date="2025-01-21T18:28:00Z">
        <w:r>
          <w:t>PARTES INTERES</w:t>
        </w:r>
      </w:ins>
      <w:ins w:id="30" w:author="Usuario-1" w:date="2025-01-21T18:29:00Z">
        <w:r>
          <w:t>ADAS</w:t>
        </w:r>
      </w:ins>
    </w:p>
    <w:p w14:paraId="7D35A78B" w14:textId="6BC4EFEF" w:rsidR="00D365E5" w:rsidRDefault="00C9193E">
      <w:pPr>
        <w:ind w:left="1134"/>
        <w:rPr>
          <w:ins w:id="31" w:author="Usuario-1" w:date="2025-01-22T14:56:00Z"/>
          <w:rFonts w:eastAsia="Times New Roman" w:cs="Arial"/>
          <w:b/>
          <w:bCs/>
          <w:szCs w:val="24"/>
          <w:lang w:eastAsia="es-CO"/>
        </w:rPr>
      </w:pPr>
      <w:ins w:id="32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IMPORTADORES</w:t>
        </w:r>
      </w:ins>
      <w:ins w:id="33" w:author="Usuario-1" w:date="2025-01-22T14:56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5AE8B2E9" w14:textId="0A5CAFF0" w:rsidR="00ED6C38" w:rsidRDefault="00ED6C38">
      <w:pPr>
        <w:ind w:left="1134"/>
        <w:rPr>
          <w:ins w:id="34" w:author="Usuario-1" w:date="2025-01-22T14:56:00Z"/>
          <w:rFonts w:eastAsia="Times New Roman" w:cs="Arial"/>
          <w:b/>
          <w:bCs/>
          <w:szCs w:val="24"/>
          <w:lang w:eastAsia="es-CO"/>
        </w:rPr>
      </w:pPr>
      <w:ins w:id="35" w:author="Usuario-1" w:date="2025-01-22T14:56:00Z">
        <w:r>
          <w:rPr>
            <w:rFonts w:eastAsia="Times New Roman" w:cs="Arial"/>
            <w:b/>
            <w:bCs/>
            <w:szCs w:val="24"/>
            <w:lang w:eastAsia="es-CO"/>
          </w:rPr>
          <w:tab/>
          <w:t>Trámites para obtener beneficios</w:t>
        </w:r>
      </w:ins>
    </w:p>
    <w:p w14:paraId="7CCAABBB" w14:textId="0A5CAFF0" w:rsidR="00ED6C38" w:rsidRPr="00C9193E" w:rsidRDefault="00ED6C38">
      <w:pPr>
        <w:ind w:left="1134"/>
        <w:rPr>
          <w:ins w:id="36" w:author="Usuario-1" w:date="2025-01-21T18:28:00Z"/>
          <w:rFonts w:eastAsia="Times New Roman" w:cs="Arial"/>
          <w:b/>
          <w:bCs/>
          <w:szCs w:val="24"/>
          <w:lang w:eastAsia="es-CO"/>
          <w:rPrChange w:id="37" w:author="Usuario-1" w:date="2025-01-21T18:47:00Z">
            <w:rPr>
              <w:ins w:id="38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39" w:author="Usuario-1" w:date="2025-01-21T18:47:00Z">
          <w:pPr/>
        </w:pPrChange>
      </w:pPr>
      <w:ins w:id="40" w:author="Usuario-1" w:date="2025-01-22T14:56:00Z">
        <w:r>
          <w:rPr>
            <w:rFonts w:eastAsia="Times New Roman" w:cs="Arial"/>
            <w:b/>
            <w:bCs/>
            <w:szCs w:val="24"/>
            <w:lang w:eastAsia="es-CO"/>
          </w:rPr>
          <w:tab/>
        </w:r>
      </w:ins>
    </w:p>
    <w:p w14:paraId="0E698C4A" w14:textId="304F75D3" w:rsidR="00D365E5" w:rsidRDefault="00C9193E">
      <w:pPr>
        <w:ind w:left="1134"/>
        <w:rPr>
          <w:ins w:id="41" w:author="Usuario-1" w:date="2025-01-22T14:57:00Z"/>
          <w:rFonts w:eastAsia="Times New Roman" w:cs="Arial"/>
          <w:b/>
          <w:bCs/>
          <w:szCs w:val="24"/>
          <w:lang w:eastAsia="es-CO"/>
        </w:rPr>
      </w:pPr>
      <w:ins w:id="42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PROVEEDORES</w:t>
        </w:r>
      </w:ins>
      <w:ins w:id="43" w:author="Usuario-1" w:date="2025-01-22T14:57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7367F811" w14:textId="30036440" w:rsidR="00ED6C38" w:rsidRDefault="00ED6C38">
      <w:pPr>
        <w:ind w:left="1134"/>
        <w:rPr>
          <w:ins w:id="44" w:author="Usuario-1" w:date="2025-01-22T14:58:00Z"/>
          <w:rFonts w:eastAsia="Times New Roman" w:cs="Arial"/>
          <w:b/>
          <w:bCs/>
          <w:szCs w:val="24"/>
          <w:lang w:eastAsia="es-CO"/>
        </w:rPr>
      </w:pPr>
      <w:ins w:id="45" w:author="Usuario-1" w:date="2025-01-22T14:57:00Z">
        <w:r>
          <w:rPr>
            <w:rFonts w:eastAsia="Times New Roman" w:cs="Arial"/>
            <w:b/>
            <w:bCs/>
            <w:szCs w:val="24"/>
            <w:lang w:eastAsia="es-CO"/>
          </w:rPr>
          <w:tab/>
          <w:t xml:space="preserve">Venta de </w:t>
        </w:r>
      </w:ins>
      <w:ins w:id="46" w:author="Usuario-1" w:date="2025-01-22T14:58:00Z">
        <w:r>
          <w:rPr>
            <w:rFonts w:eastAsia="Times New Roman" w:cs="Arial"/>
            <w:b/>
            <w:bCs/>
            <w:szCs w:val="24"/>
            <w:lang w:eastAsia="es-CO"/>
          </w:rPr>
          <w:t xml:space="preserve">mayor cantidad de </w:t>
        </w:r>
      </w:ins>
      <w:ins w:id="47" w:author="Usuario-1" w:date="2025-01-22T14:57:00Z">
        <w:r>
          <w:rPr>
            <w:rFonts w:eastAsia="Times New Roman" w:cs="Arial"/>
            <w:b/>
            <w:bCs/>
            <w:szCs w:val="24"/>
            <w:lang w:eastAsia="es-CO"/>
          </w:rPr>
          <w:t>productos</w:t>
        </w:r>
      </w:ins>
    </w:p>
    <w:p w14:paraId="0D29BA4E" w14:textId="07362A35" w:rsidR="00ED6C38" w:rsidRDefault="00ED6C38">
      <w:pPr>
        <w:ind w:left="1134"/>
        <w:rPr>
          <w:ins w:id="48" w:author="Usuario-1" w:date="2025-01-22T14:58:00Z"/>
          <w:rFonts w:eastAsia="Times New Roman" w:cs="Arial"/>
          <w:b/>
          <w:bCs/>
          <w:szCs w:val="24"/>
          <w:lang w:eastAsia="es-CO"/>
        </w:rPr>
      </w:pPr>
      <w:ins w:id="49" w:author="Usuario-1" w:date="2025-01-22T14:58:00Z">
        <w:r>
          <w:rPr>
            <w:rFonts w:eastAsia="Times New Roman" w:cs="Arial"/>
            <w:b/>
            <w:bCs/>
            <w:szCs w:val="24"/>
            <w:lang w:eastAsia="es-CO"/>
          </w:rPr>
          <w:tab/>
          <w:t>Poca necesidad de posicionar la marca</w:t>
        </w:r>
      </w:ins>
    </w:p>
    <w:p w14:paraId="2A63A2EA" w14:textId="77777777" w:rsidR="00ED6C38" w:rsidRPr="00C9193E" w:rsidRDefault="00ED6C38">
      <w:pPr>
        <w:ind w:left="1134"/>
        <w:rPr>
          <w:ins w:id="50" w:author="Usuario-1" w:date="2025-01-21T18:28:00Z"/>
          <w:rFonts w:eastAsia="Times New Roman" w:cs="Arial"/>
          <w:b/>
          <w:bCs/>
          <w:szCs w:val="24"/>
          <w:lang w:eastAsia="es-CO"/>
          <w:rPrChange w:id="51" w:author="Usuario-1" w:date="2025-01-21T18:47:00Z">
            <w:rPr>
              <w:ins w:id="52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53" w:author="Usuario-1" w:date="2025-01-21T18:47:00Z">
          <w:pPr/>
        </w:pPrChange>
      </w:pPr>
    </w:p>
    <w:p w14:paraId="0237B20D" w14:textId="7D80F180" w:rsidR="00D365E5" w:rsidRDefault="00C9193E">
      <w:pPr>
        <w:ind w:left="1134"/>
        <w:rPr>
          <w:ins w:id="54" w:author="Usuario-1" w:date="2025-01-22T14:58:00Z"/>
          <w:rFonts w:eastAsia="Times New Roman" w:cs="Arial"/>
          <w:b/>
          <w:bCs/>
          <w:szCs w:val="24"/>
          <w:lang w:eastAsia="es-CO"/>
        </w:rPr>
      </w:pPr>
      <w:ins w:id="55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MAYORISTAS</w:t>
        </w:r>
      </w:ins>
      <w:ins w:id="56" w:author="Usuario-1" w:date="2025-01-22T14:58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56BDB6C2" w14:textId="5F3E38CB" w:rsidR="00ED6C38" w:rsidRDefault="00ED6C38">
      <w:pPr>
        <w:ind w:left="1134"/>
        <w:rPr>
          <w:ins w:id="57" w:author="Usuario-1" w:date="2025-01-22T14:58:00Z"/>
          <w:rFonts w:eastAsia="Times New Roman" w:cs="Arial"/>
          <w:b/>
          <w:bCs/>
          <w:szCs w:val="24"/>
          <w:lang w:eastAsia="es-CO"/>
        </w:rPr>
      </w:pPr>
      <w:ins w:id="58" w:author="Usuario-1" w:date="2025-01-22T14:58:00Z">
        <w:r>
          <w:rPr>
            <w:rFonts w:eastAsia="Times New Roman" w:cs="Arial"/>
            <w:b/>
            <w:bCs/>
            <w:szCs w:val="24"/>
            <w:lang w:eastAsia="es-CO"/>
          </w:rPr>
          <w:tab/>
          <w:t>Incrementar clientes</w:t>
        </w:r>
      </w:ins>
    </w:p>
    <w:p w14:paraId="71159B8F" w14:textId="50B75865" w:rsidR="00ED6C38" w:rsidRDefault="00ED6C38">
      <w:pPr>
        <w:ind w:left="1134"/>
        <w:rPr>
          <w:ins w:id="59" w:author="Usuario-1" w:date="2025-01-22T14:59:00Z"/>
          <w:rFonts w:eastAsia="Times New Roman" w:cs="Arial"/>
          <w:b/>
          <w:bCs/>
          <w:szCs w:val="24"/>
          <w:lang w:eastAsia="es-CO"/>
        </w:rPr>
      </w:pPr>
      <w:ins w:id="60" w:author="Usuario-1" w:date="2025-01-22T14:58:00Z">
        <w:r>
          <w:rPr>
            <w:rFonts w:eastAsia="Times New Roman" w:cs="Arial"/>
            <w:b/>
            <w:bCs/>
            <w:szCs w:val="24"/>
            <w:lang w:eastAsia="es-CO"/>
          </w:rPr>
          <w:tab/>
        </w:r>
      </w:ins>
      <w:ins w:id="61" w:author="Usuario-1" w:date="2025-01-22T14:59:00Z">
        <w:r>
          <w:rPr>
            <w:rFonts w:eastAsia="Times New Roman" w:cs="Arial"/>
            <w:b/>
            <w:bCs/>
            <w:szCs w:val="24"/>
            <w:lang w:eastAsia="es-CO"/>
          </w:rPr>
          <w:t>Incrementar ventas</w:t>
        </w:r>
      </w:ins>
    </w:p>
    <w:p w14:paraId="24C6E8D8" w14:textId="7DDF6B40" w:rsidR="00ED6C38" w:rsidRPr="00C9193E" w:rsidRDefault="00ED6C38">
      <w:pPr>
        <w:ind w:left="1134"/>
        <w:rPr>
          <w:ins w:id="62" w:author="Usuario-1" w:date="2025-01-21T18:28:00Z"/>
          <w:rFonts w:eastAsia="Times New Roman" w:cs="Arial"/>
          <w:b/>
          <w:bCs/>
          <w:szCs w:val="24"/>
          <w:lang w:eastAsia="es-CO"/>
          <w:rPrChange w:id="63" w:author="Usuario-1" w:date="2025-01-21T18:47:00Z">
            <w:rPr>
              <w:ins w:id="64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65" w:author="Usuario-1" w:date="2025-01-21T18:47:00Z">
          <w:pPr/>
        </w:pPrChange>
      </w:pPr>
      <w:ins w:id="66" w:author="Usuario-1" w:date="2025-01-22T14:59:00Z">
        <w:r>
          <w:rPr>
            <w:rFonts w:eastAsia="Times New Roman" w:cs="Arial"/>
            <w:b/>
            <w:bCs/>
            <w:szCs w:val="24"/>
            <w:lang w:eastAsia="es-CO"/>
          </w:rPr>
          <w:lastRenderedPageBreak/>
          <w:tab/>
        </w:r>
      </w:ins>
    </w:p>
    <w:p w14:paraId="2DB654EC" w14:textId="66B162B3" w:rsidR="00D365E5" w:rsidRDefault="00C9193E">
      <w:pPr>
        <w:ind w:left="1134"/>
        <w:rPr>
          <w:ins w:id="67" w:author="Usuario-1" w:date="2025-01-22T14:59:00Z"/>
          <w:rFonts w:eastAsia="Times New Roman" w:cs="Arial"/>
          <w:b/>
          <w:bCs/>
          <w:szCs w:val="24"/>
          <w:lang w:eastAsia="es-CO"/>
        </w:rPr>
      </w:pPr>
      <w:ins w:id="68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CLIENTES, HOGARES</w:t>
        </w:r>
      </w:ins>
      <w:ins w:id="69" w:author="Usuario-1" w:date="2025-01-22T14:59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3E244C1D" w14:textId="1188BB45" w:rsidR="00ED6C38" w:rsidRDefault="00ED6C38">
      <w:pPr>
        <w:ind w:left="1134"/>
        <w:rPr>
          <w:ins w:id="70" w:author="Usuario-1" w:date="2025-01-22T14:59:00Z"/>
          <w:rFonts w:eastAsia="Times New Roman" w:cs="Arial"/>
          <w:b/>
          <w:bCs/>
          <w:szCs w:val="24"/>
          <w:lang w:eastAsia="es-CO"/>
        </w:rPr>
      </w:pPr>
    </w:p>
    <w:p w14:paraId="45850B86" w14:textId="77777777" w:rsidR="00ED6C38" w:rsidRPr="00C9193E" w:rsidRDefault="00ED6C38">
      <w:pPr>
        <w:ind w:left="1134"/>
        <w:rPr>
          <w:ins w:id="71" w:author="Usuario-1" w:date="2025-01-21T18:28:00Z"/>
          <w:rFonts w:eastAsia="Times New Roman" w:cs="Arial"/>
          <w:b/>
          <w:bCs/>
          <w:szCs w:val="24"/>
          <w:lang w:eastAsia="es-CO"/>
          <w:rPrChange w:id="72" w:author="Usuario-1" w:date="2025-01-21T18:47:00Z">
            <w:rPr>
              <w:ins w:id="73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74" w:author="Usuario-1" w:date="2025-01-21T18:47:00Z">
          <w:pPr/>
        </w:pPrChange>
      </w:pPr>
    </w:p>
    <w:p w14:paraId="46E49E0E" w14:textId="5DD6E3FA" w:rsidR="00D365E5" w:rsidRDefault="00C9193E">
      <w:pPr>
        <w:ind w:left="1134"/>
        <w:rPr>
          <w:ins w:id="75" w:author="Usuario-1" w:date="2025-01-22T14:59:00Z"/>
          <w:rFonts w:eastAsia="Times New Roman" w:cs="Arial"/>
          <w:b/>
          <w:bCs/>
          <w:szCs w:val="24"/>
          <w:lang w:eastAsia="es-CO"/>
        </w:rPr>
      </w:pPr>
      <w:ins w:id="76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COMPETENCIA</w:t>
        </w:r>
      </w:ins>
      <w:ins w:id="77" w:author="Usuario-1" w:date="2025-01-22T14:59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17F4DEBD" w14:textId="6B924DB8" w:rsidR="00ED6C38" w:rsidRDefault="00ED6C38" w:rsidP="00ED6C38">
      <w:pPr>
        <w:ind w:left="1418"/>
        <w:rPr>
          <w:ins w:id="78" w:author="Usuario-1" w:date="2025-01-22T15:00:00Z"/>
          <w:rFonts w:eastAsia="Times New Roman" w:cs="Arial"/>
          <w:b/>
          <w:bCs/>
          <w:szCs w:val="24"/>
          <w:lang w:eastAsia="es-CO"/>
        </w:rPr>
      </w:pPr>
      <w:ins w:id="79" w:author="Usuario-1" w:date="2025-01-22T14:59:00Z">
        <w:r>
          <w:rPr>
            <w:rFonts w:eastAsia="Times New Roman" w:cs="Arial"/>
            <w:b/>
            <w:bCs/>
            <w:szCs w:val="24"/>
            <w:lang w:eastAsia="es-CO"/>
          </w:rPr>
          <w:t>En todos los canales de venta: Grandes, medi</w:t>
        </w:r>
      </w:ins>
      <w:ins w:id="80" w:author="Usuario-1" w:date="2025-01-22T15:00:00Z">
        <w:r>
          <w:rPr>
            <w:rFonts w:eastAsia="Times New Roman" w:cs="Arial"/>
            <w:b/>
            <w:bCs/>
            <w:szCs w:val="24"/>
            <w:lang w:eastAsia="es-CO"/>
          </w:rPr>
          <w:t>anas y pequeñas superficies</w:t>
        </w:r>
      </w:ins>
    </w:p>
    <w:p w14:paraId="66BC78DD" w14:textId="704C77FB" w:rsidR="00ED6C38" w:rsidRDefault="00ED6C38" w:rsidP="00ED6C38">
      <w:pPr>
        <w:ind w:left="1418"/>
        <w:rPr>
          <w:ins w:id="81" w:author="Usuario-1" w:date="2025-01-22T15:00:00Z"/>
          <w:rFonts w:eastAsia="Times New Roman" w:cs="Arial"/>
          <w:b/>
          <w:bCs/>
          <w:szCs w:val="24"/>
          <w:lang w:eastAsia="es-CO"/>
        </w:rPr>
      </w:pPr>
      <w:ins w:id="82" w:author="Usuario-1" w:date="2025-01-22T15:00:00Z">
        <w:r>
          <w:rPr>
            <w:rFonts w:eastAsia="Times New Roman" w:cs="Arial"/>
            <w:b/>
            <w:bCs/>
            <w:szCs w:val="24"/>
            <w:lang w:eastAsia="es-CO"/>
          </w:rPr>
          <w:t>Precios a competir</w:t>
        </w:r>
      </w:ins>
    </w:p>
    <w:p w14:paraId="40A3C3C8" w14:textId="77777777" w:rsidR="00ED6C38" w:rsidRPr="00C9193E" w:rsidRDefault="00ED6C38">
      <w:pPr>
        <w:ind w:left="1418"/>
        <w:rPr>
          <w:ins w:id="83" w:author="Usuario-1" w:date="2025-01-21T18:28:00Z"/>
          <w:rFonts w:eastAsia="Times New Roman" w:cs="Arial"/>
          <w:b/>
          <w:bCs/>
          <w:szCs w:val="24"/>
          <w:lang w:eastAsia="es-CO"/>
          <w:rPrChange w:id="84" w:author="Usuario-1" w:date="2025-01-21T18:47:00Z">
            <w:rPr>
              <w:ins w:id="85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86" w:author="Usuario-1" w:date="2025-01-22T15:00:00Z">
          <w:pPr/>
        </w:pPrChange>
      </w:pPr>
    </w:p>
    <w:p w14:paraId="59AACB13" w14:textId="77777777" w:rsidR="00ED6C38" w:rsidRDefault="00C9193E">
      <w:pPr>
        <w:ind w:left="1134"/>
        <w:rPr>
          <w:ins w:id="87" w:author="Usuario-1" w:date="2025-01-22T15:00:00Z"/>
          <w:rFonts w:eastAsia="Times New Roman" w:cs="Arial"/>
          <w:b/>
          <w:bCs/>
          <w:szCs w:val="24"/>
          <w:lang w:eastAsia="es-CO"/>
        </w:rPr>
      </w:pPr>
      <w:ins w:id="88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GOBIERNO</w:t>
        </w:r>
      </w:ins>
      <w:ins w:id="89" w:author="Usuario-1" w:date="2025-01-22T15:00:00Z">
        <w:r w:rsidR="00ED6C38">
          <w:rPr>
            <w:rFonts w:eastAsia="Times New Roman" w:cs="Arial"/>
            <w:b/>
            <w:bCs/>
            <w:szCs w:val="24"/>
            <w:lang w:eastAsia="es-CO"/>
          </w:rPr>
          <w:t xml:space="preserve">: </w:t>
        </w:r>
      </w:ins>
    </w:p>
    <w:p w14:paraId="5B2F49C2" w14:textId="77777777" w:rsidR="00ED6C38" w:rsidRDefault="00ED6C38" w:rsidP="00ED6C38">
      <w:pPr>
        <w:ind w:left="1842" w:firstLine="282"/>
        <w:rPr>
          <w:ins w:id="90" w:author="Usuario-1" w:date="2025-01-22T15:01:00Z"/>
          <w:rFonts w:eastAsia="Times New Roman" w:cs="Arial"/>
          <w:b/>
          <w:bCs/>
          <w:szCs w:val="24"/>
          <w:lang w:eastAsia="es-CO"/>
        </w:rPr>
      </w:pPr>
      <w:ins w:id="91" w:author="Usuario-1" w:date="2025-01-22T15:00:00Z">
        <w:r>
          <w:rPr>
            <w:rFonts w:eastAsia="Times New Roman" w:cs="Arial"/>
            <w:b/>
            <w:bCs/>
            <w:szCs w:val="24"/>
            <w:lang w:eastAsia="es-CO"/>
          </w:rPr>
          <w:t>T</w:t>
        </w:r>
      </w:ins>
      <w:ins w:id="92" w:author="Usuario-1" w:date="2025-01-21T18:28:00Z">
        <w:r w:rsidR="00C9193E" w:rsidRPr="00C9193E">
          <w:rPr>
            <w:rFonts w:eastAsia="Times New Roman" w:cs="Arial"/>
            <w:b/>
            <w:bCs/>
            <w:szCs w:val="24"/>
            <w:lang w:eastAsia="es-CO"/>
          </w:rPr>
          <w:t>RIBUTARIO</w:t>
        </w:r>
      </w:ins>
      <w:ins w:id="93" w:author="Usuario-1" w:date="2025-01-22T15:00:00Z">
        <w:r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75F157EF" w14:textId="77777777" w:rsidR="00ED6C38" w:rsidRDefault="00ED6C38" w:rsidP="00ED6C38">
      <w:pPr>
        <w:ind w:left="2124" w:firstLine="708"/>
        <w:rPr>
          <w:ins w:id="94" w:author="Usuario-1" w:date="2025-01-22T15:01:00Z"/>
          <w:rFonts w:eastAsia="Times New Roman" w:cs="Arial"/>
          <w:b/>
          <w:bCs/>
          <w:szCs w:val="24"/>
          <w:lang w:eastAsia="es-CO"/>
        </w:rPr>
      </w:pPr>
      <w:ins w:id="95" w:author="Usuario-1" w:date="2025-01-22T15:01:00Z">
        <w:r>
          <w:rPr>
            <w:rFonts w:eastAsia="Times New Roman" w:cs="Arial"/>
            <w:b/>
            <w:bCs/>
            <w:szCs w:val="24"/>
            <w:lang w:eastAsia="es-CO"/>
          </w:rPr>
          <w:t>Legalizar importación</w:t>
        </w:r>
      </w:ins>
    </w:p>
    <w:p w14:paraId="7FAA7B07" w14:textId="77777777" w:rsidR="00ED6C38" w:rsidRDefault="00ED6C38" w:rsidP="00ED6C38">
      <w:pPr>
        <w:ind w:left="2124" w:firstLine="708"/>
        <w:rPr>
          <w:ins w:id="96" w:author="Usuario-1" w:date="2025-01-22T15:01:00Z"/>
          <w:rFonts w:eastAsia="Times New Roman" w:cs="Arial"/>
          <w:b/>
          <w:bCs/>
          <w:szCs w:val="24"/>
          <w:lang w:eastAsia="es-CO"/>
        </w:rPr>
      </w:pPr>
      <w:ins w:id="97" w:author="Usuario-1" w:date="2025-01-22T15:01:00Z">
        <w:r>
          <w:rPr>
            <w:rFonts w:eastAsia="Times New Roman" w:cs="Arial"/>
            <w:b/>
            <w:bCs/>
            <w:szCs w:val="24"/>
            <w:lang w:eastAsia="es-CO"/>
          </w:rPr>
          <w:t>Facturar los productos vendidos</w:t>
        </w:r>
      </w:ins>
    </w:p>
    <w:p w14:paraId="50CEF9E6" w14:textId="77777777" w:rsidR="00ED6C38" w:rsidRDefault="00ED6C38" w:rsidP="00ED6C38">
      <w:pPr>
        <w:ind w:left="2124" w:firstLine="708"/>
        <w:rPr>
          <w:ins w:id="98" w:author="Usuario-1" w:date="2025-01-22T15:01:00Z"/>
          <w:rFonts w:eastAsia="Times New Roman" w:cs="Arial"/>
          <w:b/>
          <w:bCs/>
          <w:szCs w:val="24"/>
          <w:lang w:eastAsia="es-CO"/>
        </w:rPr>
      </w:pPr>
      <w:ins w:id="99" w:author="Usuario-1" w:date="2025-01-22T15:01:00Z">
        <w:r>
          <w:rPr>
            <w:rFonts w:eastAsia="Times New Roman" w:cs="Arial"/>
            <w:b/>
            <w:bCs/>
            <w:szCs w:val="24"/>
            <w:lang w:eastAsia="es-CO"/>
          </w:rPr>
          <w:t>Cobrar IVA</w:t>
        </w:r>
      </w:ins>
    </w:p>
    <w:p w14:paraId="4FF05C8E" w14:textId="77777777" w:rsidR="00ED6C38" w:rsidRDefault="00ED6C38" w:rsidP="00ED6C38">
      <w:pPr>
        <w:ind w:left="2124" w:firstLine="708"/>
        <w:rPr>
          <w:ins w:id="100" w:author="Usuario-1" w:date="2025-01-22T15:01:00Z"/>
          <w:rFonts w:eastAsia="Times New Roman" w:cs="Arial"/>
          <w:b/>
          <w:bCs/>
          <w:szCs w:val="24"/>
          <w:lang w:eastAsia="es-CO"/>
        </w:rPr>
      </w:pPr>
      <w:ins w:id="101" w:author="Usuario-1" w:date="2025-01-22T15:01:00Z">
        <w:r>
          <w:rPr>
            <w:rFonts w:eastAsia="Times New Roman" w:cs="Arial"/>
            <w:b/>
            <w:bCs/>
            <w:szCs w:val="24"/>
            <w:lang w:eastAsia="es-CO"/>
          </w:rPr>
          <w:t>Recibir declaraciones de impuestos</w:t>
        </w:r>
      </w:ins>
    </w:p>
    <w:p w14:paraId="569046C4" w14:textId="77777777" w:rsidR="00ED6C38" w:rsidRDefault="00C9193E" w:rsidP="00ED6C38">
      <w:pPr>
        <w:ind w:left="1416" w:firstLine="708"/>
        <w:rPr>
          <w:ins w:id="102" w:author="Usuario-1" w:date="2025-01-22T15:02:00Z"/>
          <w:rFonts w:eastAsia="Times New Roman" w:cs="Arial"/>
          <w:b/>
          <w:bCs/>
          <w:szCs w:val="24"/>
          <w:lang w:eastAsia="es-CO"/>
        </w:rPr>
      </w:pPr>
      <w:ins w:id="103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PROPIEDAD INTELECTUAL</w:t>
        </w:r>
      </w:ins>
      <w:ins w:id="104" w:author="Usuario-1" w:date="2025-01-22T15:02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356BE80A" w14:textId="77777777" w:rsidR="00ED6C38" w:rsidRDefault="00ED6C38" w:rsidP="00ED6C38">
      <w:pPr>
        <w:ind w:left="2124" w:firstLine="708"/>
        <w:rPr>
          <w:ins w:id="105" w:author="Usuario-1" w:date="2025-01-22T15:02:00Z"/>
          <w:rFonts w:eastAsia="Times New Roman" w:cs="Arial"/>
          <w:b/>
          <w:bCs/>
          <w:szCs w:val="24"/>
          <w:lang w:eastAsia="es-CO"/>
        </w:rPr>
      </w:pPr>
      <w:ins w:id="106" w:author="Usuario-1" w:date="2025-01-22T15:02:00Z">
        <w:r>
          <w:rPr>
            <w:rFonts w:eastAsia="Times New Roman" w:cs="Arial"/>
            <w:b/>
            <w:bCs/>
            <w:szCs w:val="24"/>
            <w:lang w:eastAsia="es-CO"/>
          </w:rPr>
          <w:t>Registro en cámara de comercio</w:t>
        </w:r>
      </w:ins>
    </w:p>
    <w:p w14:paraId="350348B0" w14:textId="77777777" w:rsidR="00ED6C38" w:rsidRDefault="00ED6C38" w:rsidP="00ED6C38">
      <w:pPr>
        <w:ind w:left="2124" w:firstLine="708"/>
        <w:rPr>
          <w:ins w:id="107" w:author="Usuario-1" w:date="2025-01-22T15:02:00Z"/>
          <w:rFonts w:eastAsia="Times New Roman" w:cs="Arial"/>
          <w:b/>
          <w:bCs/>
          <w:szCs w:val="24"/>
          <w:lang w:eastAsia="es-CO"/>
        </w:rPr>
      </w:pPr>
      <w:ins w:id="108" w:author="Usuario-1" w:date="2025-01-22T15:02:00Z">
        <w:r>
          <w:rPr>
            <w:rFonts w:eastAsia="Times New Roman" w:cs="Arial"/>
            <w:b/>
            <w:bCs/>
            <w:szCs w:val="24"/>
            <w:lang w:eastAsia="es-CO"/>
          </w:rPr>
          <w:t>No requiere registro marca</w:t>
        </w:r>
      </w:ins>
      <w:ins w:id="109" w:author="Usuario-1" w:date="2025-01-21T18:28:00Z">
        <w:r w:rsidR="00C9193E" w:rsidRPr="00C9193E">
          <w:rPr>
            <w:rFonts w:eastAsia="Times New Roman" w:cs="Arial"/>
            <w:b/>
            <w:bCs/>
            <w:szCs w:val="24"/>
            <w:lang w:eastAsia="es-CO"/>
          </w:rPr>
          <w:t>,</w:t>
        </w:r>
      </w:ins>
      <w:ins w:id="110" w:author="Usuario-1" w:date="2025-01-22T15:02:00Z">
        <w:r>
          <w:rPr>
            <w:rFonts w:eastAsia="Times New Roman" w:cs="Arial"/>
            <w:b/>
            <w:bCs/>
            <w:szCs w:val="24"/>
            <w:lang w:eastAsia="es-CO"/>
          </w:rPr>
          <w:t xml:space="preserve"> ni de logos</w:t>
        </w:r>
      </w:ins>
    </w:p>
    <w:p w14:paraId="4B905208" w14:textId="0FEF11B5" w:rsidR="00D365E5" w:rsidRDefault="00C9193E" w:rsidP="00ED6C38">
      <w:pPr>
        <w:ind w:left="1416" w:firstLine="708"/>
        <w:rPr>
          <w:ins w:id="111" w:author="Usuario-1" w:date="2025-01-22T15:02:00Z"/>
          <w:rFonts w:eastAsia="Times New Roman" w:cs="Arial"/>
          <w:b/>
          <w:bCs/>
          <w:szCs w:val="24"/>
          <w:lang w:eastAsia="es-CO"/>
        </w:rPr>
      </w:pPr>
      <w:ins w:id="112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 xml:space="preserve"> PERMISOS</w:t>
        </w:r>
      </w:ins>
      <w:ins w:id="113" w:author="Usuario-1" w:date="2025-01-22T15:02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61870C37" w14:textId="3A960DC8" w:rsidR="00ED6C38" w:rsidRPr="00C9193E" w:rsidRDefault="00ED6C38">
      <w:pPr>
        <w:ind w:left="1416" w:firstLine="708"/>
        <w:rPr>
          <w:ins w:id="114" w:author="Usuario-1" w:date="2025-01-21T18:28:00Z"/>
          <w:rFonts w:eastAsia="Times New Roman" w:cs="Arial"/>
          <w:b/>
          <w:bCs/>
          <w:szCs w:val="24"/>
          <w:lang w:eastAsia="es-CO"/>
          <w:rPrChange w:id="115" w:author="Usuario-1" w:date="2025-01-21T18:47:00Z">
            <w:rPr>
              <w:ins w:id="116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117" w:author="Usuario-1" w:date="2025-01-22T15:02:00Z">
          <w:pPr/>
        </w:pPrChange>
      </w:pPr>
      <w:ins w:id="118" w:author="Usuario-1" w:date="2025-01-22T15:02:00Z">
        <w:r>
          <w:rPr>
            <w:rFonts w:eastAsia="Times New Roman" w:cs="Arial"/>
            <w:b/>
            <w:bCs/>
            <w:szCs w:val="24"/>
            <w:lang w:eastAsia="es-CO"/>
          </w:rPr>
          <w:tab/>
          <w:t>Registro en cámara de comercio</w:t>
        </w:r>
      </w:ins>
    </w:p>
    <w:p w14:paraId="7AA7D9AA" w14:textId="3659DD8F" w:rsidR="00D365E5" w:rsidRDefault="00C9193E">
      <w:pPr>
        <w:ind w:left="1134"/>
        <w:rPr>
          <w:ins w:id="119" w:author="Usuario-1" w:date="2025-01-22T15:02:00Z"/>
          <w:rFonts w:eastAsia="Times New Roman" w:cs="Arial"/>
          <w:b/>
          <w:bCs/>
          <w:szCs w:val="24"/>
          <w:lang w:eastAsia="es-CO"/>
        </w:rPr>
      </w:pPr>
      <w:ins w:id="120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EMPLEADOS</w:t>
        </w:r>
      </w:ins>
      <w:ins w:id="121" w:author="Usuario-1" w:date="2025-01-22T15:02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30959669" w14:textId="7D2700EA" w:rsidR="00ED6C38" w:rsidRDefault="00ED6C38">
      <w:pPr>
        <w:ind w:left="1134"/>
        <w:rPr>
          <w:ins w:id="122" w:author="Usuario-1" w:date="2025-01-22T15:03:00Z"/>
          <w:rFonts w:eastAsia="Times New Roman" w:cs="Arial"/>
          <w:b/>
          <w:bCs/>
          <w:szCs w:val="24"/>
          <w:lang w:eastAsia="es-CO"/>
        </w:rPr>
      </w:pPr>
      <w:ins w:id="123" w:author="Usuario-1" w:date="2025-01-22T15:02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</w:r>
      </w:ins>
      <w:ins w:id="124" w:author="Usuario-1" w:date="2025-01-22T15:03:00Z">
        <w:r>
          <w:rPr>
            <w:rFonts w:eastAsia="Times New Roman" w:cs="Arial"/>
            <w:b/>
            <w:bCs/>
            <w:szCs w:val="24"/>
            <w:lang w:eastAsia="es-CO"/>
          </w:rPr>
          <w:t>Obtener mayor ingreso</w:t>
        </w:r>
      </w:ins>
    </w:p>
    <w:p w14:paraId="5C5B134F" w14:textId="255DCB92" w:rsidR="00ED6C38" w:rsidRPr="00C9193E" w:rsidRDefault="00ED6C38">
      <w:pPr>
        <w:ind w:left="1134"/>
        <w:rPr>
          <w:ins w:id="125" w:author="Usuario-1" w:date="2025-01-21T18:28:00Z"/>
          <w:rFonts w:eastAsia="Times New Roman" w:cs="Arial"/>
          <w:b/>
          <w:bCs/>
          <w:szCs w:val="24"/>
          <w:lang w:eastAsia="es-CO"/>
          <w:rPrChange w:id="126" w:author="Usuario-1" w:date="2025-01-21T18:47:00Z">
            <w:rPr>
              <w:ins w:id="127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128" w:author="Usuario-1" w:date="2025-01-21T18:47:00Z">
          <w:pPr/>
        </w:pPrChange>
      </w:pPr>
      <w:ins w:id="129" w:author="Usuario-1" w:date="2025-01-22T15:03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Compromiso con empresa sin identificar</w:t>
        </w:r>
      </w:ins>
    </w:p>
    <w:p w14:paraId="14564A05" w14:textId="282DC6F3" w:rsidR="00D365E5" w:rsidRDefault="00C9193E">
      <w:pPr>
        <w:ind w:left="1134"/>
        <w:rPr>
          <w:ins w:id="130" w:author="Usuario-1" w:date="2025-01-22T15:03:00Z"/>
          <w:rFonts w:eastAsia="Times New Roman" w:cs="Arial"/>
          <w:b/>
          <w:bCs/>
          <w:szCs w:val="24"/>
          <w:lang w:eastAsia="es-CO"/>
        </w:rPr>
      </w:pPr>
      <w:ins w:id="131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ACCIONISTAS</w:t>
        </w:r>
      </w:ins>
      <w:ins w:id="132" w:author="Usuario-1" w:date="2025-01-22T15:03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7F360EBF" w14:textId="5868C043" w:rsidR="00ED6C38" w:rsidRDefault="00ED6C38">
      <w:pPr>
        <w:ind w:left="1134"/>
        <w:rPr>
          <w:ins w:id="133" w:author="Usuario-1" w:date="2025-01-22T15:03:00Z"/>
          <w:rFonts w:eastAsia="Times New Roman" w:cs="Arial"/>
          <w:b/>
          <w:bCs/>
          <w:szCs w:val="24"/>
          <w:lang w:eastAsia="es-CO"/>
        </w:rPr>
      </w:pPr>
      <w:ins w:id="134" w:author="Usuario-1" w:date="2025-01-22T15:03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Mejorar los resultados del negocio</w:t>
        </w:r>
      </w:ins>
    </w:p>
    <w:p w14:paraId="45A4A168" w14:textId="15C7B8CA" w:rsidR="00ED6C38" w:rsidRPr="00C9193E" w:rsidRDefault="00ED6C38">
      <w:pPr>
        <w:ind w:left="1134"/>
        <w:rPr>
          <w:ins w:id="135" w:author="Usuario-1" w:date="2025-01-21T18:28:00Z"/>
          <w:rFonts w:eastAsia="Times New Roman" w:cs="Arial"/>
          <w:b/>
          <w:bCs/>
          <w:szCs w:val="24"/>
          <w:lang w:eastAsia="es-CO"/>
          <w:rPrChange w:id="136" w:author="Usuario-1" w:date="2025-01-21T18:47:00Z">
            <w:rPr>
              <w:ins w:id="137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138" w:author="Usuario-1" w:date="2025-01-21T18:47:00Z">
          <w:pPr/>
        </w:pPrChange>
      </w:pPr>
      <w:ins w:id="139" w:author="Usuario-1" w:date="2025-01-22T15:03:00Z">
        <w:r>
          <w:rPr>
            <w:rFonts w:eastAsia="Times New Roman" w:cs="Arial"/>
            <w:b/>
            <w:bCs/>
            <w:szCs w:val="24"/>
            <w:lang w:eastAsia="es-CO"/>
          </w:rPr>
          <w:lastRenderedPageBreak/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</w:r>
      </w:ins>
      <w:ins w:id="140" w:author="Usuario-1" w:date="2025-01-22T15:04:00Z">
        <w:r>
          <w:rPr>
            <w:rFonts w:eastAsia="Times New Roman" w:cs="Arial"/>
            <w:b/>
            <w:bCs/>
            <w:szCs w:val="24"/>
            <w:lang w:eastAsia="es-CO"/>
          </w:rPr>
          <w:t>Incrementar la rentabilidad</w:t>
        </w:r>
      </w:ins>
    </w:p>
    <w:p w14:paraId="4D624DA6" w14:textId="315521AB" w:rsidR="00D365E5" w:rsidRDefault="00C9193E">
      <w:pPr>
        <w:ind w:left="1134"/>
        <w:rPr>
          <w:ins w:id="141" w:author="Usuario-1" w:date="2025-01-22T15:04:00Z"/>
          <w:rFonts w:eastAsia="Times New Roman" w:cs="Arial"/>
          <w:b/>
          <w:bCs/>
          <w:szCs w:val="24"/>
          <w:lang w:eastAsia="es-CO"/>
        </w:rPr>
      </w:pPr>
      <w:ins w:id="142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DISTRIBUIDORES</w:t>
        </w:r>
      </w:ins>
      <w:ins w:id="143" w:author="Usuario-1" w:date="2025-01-22T15:04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29F97B62" w14:textId="38AFE429" w:rsidR="00ED6C38" w:rsidRDefault="00ED6C38">
      <w:pPr>
        <w:ind w:left="1134"/>
        <w:rPr>
          <w:ins w:id="144" w:author="Usuario-1" w:date="2025-01-22T15:04:00Z"/>
          <w:rFonts w:eastAsia="Times New Roman" w:cs="Arial"/>
          <w:b/>
          <w:bCs/>
          <w:szCs w:val="24"/>
          <w:lang w:eastAsia="es-CO"/>
        </w:rPr>
      </w:pPr>
      <w:ins w:id="145" w:author="Usuario-1" w:date="2025-01-22T15:04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Vender la mayor cantidad</w:t>
        </w:r>
      </w:ins>
    </w:p>
    <w:p w14:paraId="4ED0C3BF" w14:textId="0B3D7D4E" w:rsidR="00ED6C38" w:rsidRPr="00C9193E" w:rsidRDefault="00ED6C38">
      <w:pPr>
        <w:ind w:left="1134"/>
        <w:rPr>
          <w:ins w:id="146" w:author="Usuario-1" w:date="2025-01-21T18:28:00Z"/>
          <w:rFonts w:eastAsia="Times New Roman" w:cs="Arial"/>
          <w:b/>
          <w:bCs/>
          <w:szCs w:val="24"/>
          <w:lang w:eastAsia="es-CO"/>
          <w:rPrChange w:id="147" w:author="Usuario-1" w:date="2025-01-21T18:47:00Z">
            <w:rPr>
              <w:ins w:id="148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149" w:author="Usuario-1" w:date="2025-01-21T18:47:00Z">
          <w:pPr/>
        </w:pPrChange>
      </w:pPr>
      <w:ins w:id="150" w:author="Usuario-1" w:date="2025-01-22T15:04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Disponer de inventarios sin dedicar recursos</w:t>
        </w:r>
      </w:ins>
    </w:p>
    <w:p w14:paraId="4F49BD1C" w14:textId="2DA45D0D" w:rsidR="00D365E5" w:rsidRDefault="00C9193E">
      <w:pPr>
        <w:ind w:left="1134"/>
        <w:rPr>
          <w:ins w:id="151" w:author="Usuario-1" w:date="2025-01-22T15:04:00Z"/>
          <w:rFonts w:eastAsia="Times New Roman" w:cs="Arial"/>
          <w:b/>
          <w:bCs/>
          <w:szCs w:val="24"/>
          <w:lang w:eastAsia="es-CO"/>
        </w:rPr>
      </w:pPr>
      <w:ins w:id="152" w:author="Usuario-1" w:date="2025-01-21T18:28:00Z">
        <w:r w:rsidRPr="00C9193E">
          <w:rPr>
            <w:rFonts w:eastAsia="Times New Roman" w:cs="Arial"/>
            <w:b/>
            <w:bCs/>
            <w:szCs w:val="24"/>
            <w:lang w:eastAsia="es-CO"/>
          </w:rPr>
          <w:t>OPERADOR LOGÍSTICO</w:t>
        </w:r>
      </w:ins>
      <w:ins w:id="153" w:author="Usuario-1" w:date="2025-01-22T15:04:00Z">
        <w:r w:rsidR="00ED6C38">
          <w:rPr>
            <w:rFonts w:eastAsia="Times New Roman" w:cs="Arial"/>
            <w:b/>
            <w:bCs/>
            <w:szCs w:val="24"/>
            <w:lang w:eastAsia="es-CO"/>
          </w:rPr>
          <w:t>:</w:t>
        </w:r>
      </w:ins>
    </w:p>
    <w:p w14:paraId="15927532" w14:textId="094509D3" w:rsidR="00ED6C38" w:rsidRDefault="00ED6C38">
      <w:pPr>
        <w:ind w:left="1134"/>
        <w:rPr>
          <w:ins w:id="154" w:author="Usuario-1" w:date="2025-01-22T15:05:00Z"/>
          <w:rFonts w:eastAsia="Times New Roman" w:cs="Arial"/>
          <w:b/>
          <w:bCs/>
          <w:szCs w:val="24"/>
          <w:lang w:eastAsia="es-CO"/>
        </w:rPr>
      </w:pPr>
      <w:ins w:id="155" w:author="Usuario-1" w:date="2025-01-22T15:04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 xml:space="preserve">Definir un </w:t>
        </w:r>
      </w:ins>
      <w:ins w:id="156" w:author="Usuario-1" w:date="2025-01-22T15:05:00Z">
        <w:r>
          <w:rPr>
            <w:rFonts w:eastAsia="Times New Roman" w:cs="Arial"/>
            <w:b/>
            <w:bCs/>
            <w:szCs w:val="24"/>
            <w:lang w:eastAsia="es-CO"/>
          </w:rPr>
          <w:t>proceso</w:t>
        </w:r>
      </w:ins>
    </w:p>
    <w:p w14:paraId="38968E23" w14:textId="445C561C" w:rsidR="00ED6C38" w:rsidRDefault="00ED6C38">
      <w:pPr>
        <w:ind w:left="1134"/>
        <w:rPr>
          <w:ins w:id="157" w:author="Usuario-1" w:date="2025-01-22T15:05:00Z"/>
          <w:rFonts w:eastAsia="Times New Roman" w:cs="Arial"/>
          <w:b/>
          <w:bCs/>
          <w:szCs w:val="24"/>
          <w:lang w:eastAsia="es-CO"/>
        </w:rPr>
      </w:pPr>
      <w:ins w:id="158" w:author="Usuario-1" w:date="2025-01-22T15:05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Establecer horarios</w:t>
        </w:r>
      </w:ins>
    </w:p>
    <w:p w14:paraId="25604EBC" w14:textId="1CCF736F" w:rsidR="00ED6C38" w:rsidRPr="00C9193E" w:rsidRDefault="00ED6C38">
      <w:pPr>
        <w:ind w:left="1134"/>
        <w:rPr>
          <w:ins w:id="159" w:author="Usuario-1" w:date="2025-01-21T18:28:00Z"/>
          <w:rFonts w:eastAsia="Times New Roman" w:cs="Arial"/>
          <w:b/>
          <w:bCs/>
          <w:szCs w:val="24"/>
          <w:lang w:eastAsia="es-CO"/>
          <w:rPrChange w:id="160" w:author="Usuario-1" w:date="2025-01-21T18:47:00Z">
            <w:rPr>
              <w:ins w:id="161" w:author="Usuario-1" w:date="2025-01-21T18:28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162" w:author="Usuario-1" w:date="2025-01-21T18:47:00Z">
          <w:pPr/>
        </w:pPrChange>
      </w:pPr>
      <w:ins w:id="163" w:author="Usuario-1" w:date="2025-01-22T15:05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Estandarizar embalaje</w:t>
        </w:r>
      </w:ins>
    </w:p>
    <w:p w14:paraId="2C91BB2C" w14:textId="666451AC" w:rsidR="00D365E5" w:rsidRDefault="00C738C3">
      <w:pPr>
        <w:ind w:left="1134"/>
        <w:rPr>
          <w:ins w:id="164" w:author="Usuario-1" w:date="2025-01-22T15:05:00Z"/>
          <w:rFonts w:eastAsia="Times New Roman" w:cs="Arial"/>
          <w:b/>
          <w:bCs/>
          <w:szCs w:val="24"/>
          <w:lang w:eastAsia="es-CO"/>
        </w:rPr>
      </w:pPr>
      <w:ins w:id="165" w:author="Usuario-1" w:date="2025-01-21T18:52:00Z">
        <w:r>
          <w:rPr>
            <w:rFonts w:eastAsia="Times New Roman" w:cs="Arial"/>
            <w:b/>
            <w:bCs/>
            <w:szCs w:val="24"/>
            <w:lang w:eastAsia="es-CO"/>
          </w:rPr>
          <w:t xml:space="preserve">OPERADOR </w:t>
        </w:r>
      </w:ins>
      <w:ins w:id="166" w:author="Usuario-1" w:date="2025-01-21T18:28:00Z">
        <w:r w:rsidR="00C9193E" w:rsidRPr="00C9193E">
          <w:rPr>
            <w:rFonts w:eastAsia="Times New Roman" w:cs="Arial"/>
            <w:b/>
            <w:bCs/>
            <w:szCs w:val="24"/>
            <w:lang w:eastAsia="es-CO"/>
          </w:rPr>
          <w:t>MARKETING</w:t>
        </w:r>
      </w:ins>
    </w:p>
    <w:p w14:paraId="319E2800" w14:textId="550A189A" w:rsidR="00ED6C38" w:rsidRDefault="00ED6C38">
      <w:pPr>
        <w:ind w:left="1134"/>
        <w:rPr>
          <w:ins w:id="167" w:author="Usuario-1" w:date="2025-01-22T15:05:00Z"/>
          <w:rFonts w:eastAsia="Times New Roman" w:cs="Arial"/>
          <w:b/>
          <w:bCs/>
          <w:szCs w:val="24"/>
          <w:lang w:eastAsia="es-CO"/>
        </w:rPr>
      </w:pPr>
      <w:ins w:id="168" w:author="Usuario-1" w:date="2025-01-22T15:05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Que los contraten</w:t>
        </w:r>
      </w:ins>
    </w:p>
    <w:p w14:paraId="7F5EA1E2" w14:textId="56B12627" w:rsidR="00ED6C38" w:rsidRPr="00C9193E" w:rsidRDefault="00ED6C38">
      <w:pPr>
        <w:ind w:left="1134"/>
        <w:rPr>
          <w:ins w:id="169" w:author="Usuario-1" w:date="2025-01-21T18:29:00Z"/>
          <w:rFonts w:eastAsia="Times New Roman" w:cs="Arial"/>
          <w:b/>
          <w:bCs/>
          <w:szCs w:val="24"/>
          <w:lang w:eastAsia="es-CO"/>
          <w:rPrChange w:id="170" w:author="Usuario-1" w:date="2025-01-21T18:47:00Z">
            <w:rPr>
              <w:ins w:id="171" w:author="Usuario-1" w:date="2025-01-21T18:29:00Z"/>
              <w:rFonts w:ascii="Segoe UI" w:eastAsia="Times New Roman" w:hAnsi="Segoe UI" w:cs="Segoe UI"/>
              <w:sz w:val="20"/>
              <w:szCs w:val="20"/>
              <w:lang w:eastAsia="es-CO"/>
            </w:rPr>
          </w:rPrChange>
        </w:rPr>
        <w:pPrChange w:id="172" w:author="Usuario-1" w:date="2025-01-21T18:47:00Z">
          <w:pPr/>
        </w:pPrChange>
      </w:pPr>
      <w:ins w:id="173" w:author="Usuario-1" w:date="2025-01-22T15:05:00Z">
        <w:r>
          <w:rPr>
            <w:rFonts w:eastAsia="Times New Roman" w:cs="Arial"/>
            <w:b/>
            <w:bCs/>
            <w:szCs w:val="24"/>
            <w:lang w:eastAsia="es-CO"/>
          </w:rPr>
          <w:tab/>
        </w:r>
        <w:r>
          <w:rPr>
            <w:rFonts w:eastAsia="Times New Roman" w:cs="Arial"/>
            <w:b/>
            <w:bCs/>
            <w:szCs w:val="24"/>
            <w:lang w:eastAsia="es-CO"/>
          </w:rPr>
          <w:tab/>
          <w:t>Tener claro el objetivo del proceso</w:t>
        </w:r>
      </w:ins>
    </w:p>
    <w:p w14:paraId="1F5E7566" w14:textId="77777777" w:rsidR="00D365E5" w:rsidRPr="00415C8F" w:rsidRDefault="00D365E5" w:rsidP="00D365E5">
      <w:pPr>
        <w:rPr>
          <w:rFonts w:ascii="Segoe UI" w:eastAsia="Times New Roman" w:hAnsi="Segoe UI" w:cs="Segoe UI"/>
          <w:sz w:val="20"/>
          <w:szCs w:val="20"/>
          <w:lang w:eastAsia="es-CO"/>
        </w:rPr>
      </w:pPr>
    </w:p>
    <w:p w14:paraId="29DFA558" w14:textId="5828FDFB" w:rsidR="000D6E1B" w:rsidRDefault="002F6B91">
      <w:pPr>
        <w:rPr>
          <w:rFonts w:cs="Arial"/>
          <w:b/>
          <w:bCs/>
          <w:sz w:val="32"/>
          <w:szCs w:val="32"/>
          <w:lang w:val="es-MX"/>
        </w:rPr>
      </w:pPr>
      <w:r>
        <w:rPr>
          <w:rFonts w:cs="Arial"/>
          <w:b/>
          <w:bCs/>
          <w:sz w:val="32"/>
          <w:szCs w:val="32"/>
          <w:lang w:val="es-MX"/>
        </w:rPr>
        <w:t xml:space="preserve">ORGANIZACIÓN Y </w:t>
      </w:r>
      <w:r w:rsidR="000D6E1B" w:rsidRPr="00D86EB7">
        <w:rPr>
          <w:rFonts w:cs="Arial"/>
          <w:b/>
          <w:bCs/>
          <w:sz w:val="32"/>
          <w:szCs w:val="32"/>
          <w:lang w:val="es-MX"/>
        </w:rPr>
        <w:t>OPERACIONES</w:t>
      </w:r>
    </w:p>
    <w:p w14:paraId="37A4742E" w14:textId="6FD917CE" w:rsidR="002F6B91" w:rsidRDefault="002F6B91">
      <w:pPr>
        <w:pStyle w:val="Ttulo3"/>
        <w:numPr>
          <w:ilvl w:val="0"/>
          <w:numId w:val="6"/>
        </w:numPr>
        <w:rPr>
          <w:ins w:id="174" w:author="Usuario-1" w:date="2025-01-14T19:51:00Z"/>
        </w:rPr>
        <w:pPrChange w:id="175" w:author="Usuario-1" w:date="2025-01-21T18:30:00Z">
          <w:pPr>
            <w:pStyle w:val="Prrafodelista"/>
            <w:numPr>
              <w:numId w:val="1"/>
            </w:numPr>
            <w:ind w:hanging="360"/>
          </w:pPr>
        </w:pPrChange>
      </w:pPr>
      <w:r w:rsidRPr="00BE5BCE">
        <w:t xml:space="preserve">DEFINIR </w:t>
      </w:r>
      <w:r w:rsidR="00BE5BCE" w:rsidRPr="00BE5BCE">
        <w:t xml:space="preserve">LA </w:t>
      </w:r>
      <w:r w:rsidRPr="00BE5BCE">
        <w:t>ORGANIZACIÓN QUE GESTIONA EL PROYECTO</w:t>
      </w:r>
    </w:p>
    <w:p w14:paraId="178FA356" w14:textId="7C79C985" w:rsidR="00112A2C" w:rsidRDefault="00112A2C" w:rsidP="00112A2C">
      <w:pPr>
        <w:pStyle w:val="Prrafodelista"/>
        <w:rPr>
          <w:ins w:id="176" w:author="Usuario-1" w:date="2025-01-14T19:51:00Z"/>
          <w:rFonts w:cs="Arial"/>
          <w:szCs w:val="24"/>
          <w:lang w:val="es-MX"/>
        </w:rPr>
      </w:pPr>
    </w:p>
    <w:p w14:paraId="6734E4C1" w14:textId="030892BC" w:rsidR="00112A2C" w:rsidRPr="00112A2C" w:rsidRDefault="00112A2C" w:rsidP="00112A2C">
      <w:pPr>
        <w:pStyle w:val="Prrafodelista"/>
        <w:rPr>
          <w:ins w:id="177" w:author="Usuario-1" w:date="2025-01-14T19:51:00Z"/>
          <w:rFonts w:cs="Arial"/>
          <w:b/>
          <w:bCs/>
          <w:szCs w:val="24"/>
          <w:lang w:val="es-MX"/>
          <w:rPrChange w:id="178" w:author="Usuario-1" w:date="2025-01-14T19:52:00Z">
            <w:rPr>
              <w:ins w:id="179" w:author="Usuario-1" w:date="2025-01-14T19:51:00Z"/>
              <w:rFonts w:cs="Arial"/>
              <w:szCs w:val="24"/>
              <w:lang w:val="es-MX"/>
            </w:rPr>
          </w:rPrChange>
        </w:rPr>
      </w:pPr>
      <w:ins w:id="180" w:author="Usuario-1" w:date="2025-01-14T19:51:00Z">
        <w:r w:rsidRPr="00112A2C">
          <w:rPr>
            <w:rFonts w:cs="Arial"/>
            <w:b/>
            <w:bCs/>
            <w:szCs w:val="24"/>
            <w:lang w:val="es-MX"/>
            <w:rPrChange w:id="181" w:author="Usuario-1" w:date="2025-01-14T19:52:00Z">
              <w:rPr>
                <w:rFonts w:cs="Arial"/>
                <w:szCs w:val="24"/>
                <w:lang w:val="es-MX"/>
              </w:rPr>
            </w:rPrChange>
          </w:rPr>
          <w:t>Definir empresa que gestiona el proyecto:</w:t>
        </w:r>
      </w:ins>
    </w:p>
    <w:p w14:paraId="2105802B" w14:textId="602A8CFB" w:rsidR="00112A2C" w:rsidRPr="00ED6C38" w:rsidRDefault="00112A2C">
      <w:pPr>
        <w:pStyle w:val="Prrafodelista"/>
        <w:ind w:left="1418"/>
        <w:rPr>
          <w:ins w:id="182" w:author="Usuario-1" w:date="2025-01-14T19:51:00Z"/>
          <w:rFonts w:cs="Arial"/>
          <w:b/>
          <w:bCs/>
          <w:sz w:val="36"/>
          <w:szCs w:val="36"/>
          <w:lang w:val="es-MX"/>
          <w:rPrChange w:id="183" w:author="Usuario-1" w:date="2025-01-22T15:05:00Z">
            <w:rPr>
              <w:ins w:id="184" w:author="Usuario-1" w:date="2025-01-14T19:51:00Z"/>
              <w:rFonts w:cs="Arial"/>
              <w:szCs w:val="24"/>
              <w:lang w:val="es-MX"/>
            </w:rPr>
          </w:rPrChange>
        </w:rPr>
        <w:pPrChange w:id="185" w:author="Usuario-1" w:date="2025-01-21T18:30:00Z">
          <w:pPr>
            <w:pStyle w:val="Prrafodelista"/>
          </w:pPr>
        </w:pPrChange>
      </w:pPr>
      <w:ins w:id="186" w:author="Usuario-1" w:date="2025-01-14T19:51:00Z">
        <w:r>
          <w:rPr>
            <w:rFonts w:cs="Arial"/>
            <w:szCs w:val="24"/>
            <w:lang w:val="es-MX"/>
          </w:rPr>
          <w:t>Definir nombre</w:t>
        </w:r>
      </w:ins>
      <w:ins w:id="187" w:author="Usuario-1" w:date="2025-01-21T18:29:00Z">
        <w:r w:rsidR="00D365E5">
          <w:rPr>
            <w:rFonts w:cs="Arial"/>
            <w:szCs w:val="24"/>
            <w:lang w:val="es-MX"/>
          </w:rPr>
          <w:t xml:space="preserve">:  </w:t>
        </w:r>
        <w:r w:rsidR="00D365E5" w:rsidRPr="00ED6C38">
          <w:rPr>
            <w:rFonts w:cs="Arial"/>
            <w:b/>
            <w:bCs/>
            <w:sz w:val="36"/>
            <w:szCs w:val="36"/>
            <w:lang w:val="es-MX"/>
            <w:rPrChange w:id="188" w:author="Usuario-1" w:date="2025-01-22T15:05:00Z">
              <w:rPr>
                <w:rFonts w:cs="Arial"/>
                <w:szCs w:val="24"/>
                <w:lang w:val="es-MX"/>
              </w:rPr>
            </w:rPrChange>
          </w:rPr>
          <w:t>FIXIO SIOLUTIONS SAS</w:t>
        </w:r>
      </w:ins>
    </w:p>
    <w:p w14:paraId="02A28831" w14:textId="5B6F6CA6" w:rsidR="00D365E5" w:rsidRDefault="00112A2C">
      <w:pPr>
        <w:pStyle w:val="Prrafodelista"/>
        <w:ind w:left="1418"/>
        <w:rPr>
          <w:ins w:id="189" w:author="Usuario-1" w:date="2025-01-21T18:29:00Z"/>
          <w:rFonts w:cs="Arial"/>
          <w:szCs w:val="24"/>
          <w:lang w:val="es-MX"/>
        </w:rPr>
        <w:pPrChange w:id="190" w:author="Usuario-1" w:date="2025-01-21T18:30:00Z">
          <w:pPr>
            <w:pStyle w:val="Prrafodelista"/>
          </w:pPr>
        </w:pPrChange>
      </w:pPr>
      <w:ins w:id="191" w:author="Usuario-1" w:date="2025-01-14T19:51:00Z">
        <w:r>
          <w:rPr>
            <w:rFonts w:cs="Arial"/>
            <w:szCs w:val="24"/>
            <w:lang w:val="es-MX"/>
          </w:rPr>
          <w:t>Registrar empresa</w:t>
        </w:r>
      </w:ins>
      <w:ins w:id="192" w:author="Usuario-1" w:date="2025-01-21T18:30:00Z">
        <w:r w:rsidR="00D365E5">
          <w:rPr>
            <w:rFonts w:cs="Arial"/>
            <w:szCs w:val="24"/>
            <w:lang w:val="es-MX"/>
          </w:rPr>
          <w:t xml:space="preserve">: Registrar en </w:t>
        </w:r>
        <w:proofErr w:type="spellStart"/>
        <w:r w:rsidR="00D365E5">
          <w:rPr>
            <w:rFonts w:cs="Arial"/>
            <w:szCs w:val="24"/>
            <w:lang w:val="es-MX"/>
          </w:rPr>
          <w:t>Camara</w:t>
        </w:r>
        <w:proofErr w:type="spellEnd"/>
        <w:r w:rsidR="00D365E5">
          <w:rPr>
            <w:rFonts w:cs="Arial"/>
            <w:szCs w:val="24"/>
            <w:lang w:val="es-MX"/>
          </w:rPr>
          <w:t xml:space="preserve"> de Comercio de Bogotá con documentos preparados.</w:t>
        </w:r>
      </w:ins>
    </w:p>
    <w:p w14:paraId="5CC65375" w14:textId="77777777" w:rsidR="00D365E5" w:rsidRPr="00ED6C38" w:rsidRDefault="00112A2C">
      <w:pPr>
        <w:ind w:left="708" w:firstLine="708"/>
        <w:rPr>
          <w:ins w:id="193" w:author="Usuario-1" w:date="2025-01-21T18:29:00Z"/>
          <w:rFonts w:cs="Arial"/>
          <w:szCs w:val="24"/>
          <w:lang w:val="es-MX"/>
        </w:rPr>
        <w:pPrChange w:id="194" w:author="Usuario-1" w:date="2025-01-21T18:31:00Z">
          <w:pPr>
            <w:pStyle w:val="Prrafodelista"/>
            <w:ind w:firstLine="696"/>
          </w:pPr>
        </w:pPrChange>
      </w:pPr>
      <w:ins w:id="195" w:author="Usuario-1" w:date="2025-01-14T19:51:00Z">
        <w:r w:rsidRPr="00ED6C38">
          <w:rPr>
            <w:rFonts w:cs="Arial"/>
            <w:szCs w:val="24"/>
            <w:lang w:val="es-MX"/>
          </w:rPr>
          <w:t>Soportes legale</w:t>
        </w:r>
      </w:ins>
      <w:ins w:id="196" w:author="Usuario-1" w:date="2025-01-14T19:52:00Z">
        <w:r w:rsidRPr="00ED6C38">
          <w:rPr>
            <w:rFonts w:cs="Arial"/>
            <w:szCs w:val="24"/>
            <w:lang w:val="es-MX"/>
          </w:rPr>
          <w:t>s</w:t>
        </w:r>
      </w:ins>
    </w:p>
    <w:p w14:paraId="2F6B2E0B" w14:textId="32CCBDD6" w:rsidR="00112A2C" w:rsidRDefault="00112A2C">
      <w:pPr>
        <w:pStyle w:val="Prrafodelista"/>
        <w:ind w:left="1418" w:firstLine="696"/>
        <w:rPr>
          <w:ins w:id="197" w:author="Usuario-1" w:date="2025-01-14T19:52:00Z"/>
          <w:rFonts w:cs="Arial"/>
          <w:szCs w:val="24"/>
          <w:lang w:val="es-MX"/>
        </w:rPr>
        <w:pPrChange w:id="198" w:author="Usuario-1" w:date="2025-01-21T18:30:00Z">
          <w:pPr>
            <w:pStyle w:val="Prrafodelista"/>
          </w:pPr>
        </w:pPrChange>
      </w:pPr>
      <w:ins w:id="199" w:author="Usuario-1" w:date="2025-01-14T19:52:00Z">
        <w:r>
          <w:rPr>
            <w:rFonts w:cs="Arial"/>
            <w:szCs w:val="24"/>
            <w:lang w:val="es-MX"/>
          </w:rPr>
          <w:t>Tributarios</w:t>
        </w:r>
      </w:ins>
    </w:p>
    <w:p w14:paraId="73E687E2" w14:textId="6DF7DC44" w:rsidR="00112A2C" w:rsidRDefault="00112A2C" w:rsidP="00112A2C">
      <w:pPr>
        <w:pStyle w:val="Prrafodelista"/>
        <w:rPr>
          <w:ins w:id="200" w:author="Usuario-1" w:date="2025-01-14T19:51:00Z"/>
          <w:rFonts w:cs="Arial"/>
          <w:szCs w:val="24"/>
          <w:lang w:val="es-MX"/>
        </w:rPr>
      </w:pPr>
      <w:ins w:id="201" w:author="Usuario-1" w:date="2025-01-14T19:52:00Z">
        <w:r>
          <w:rPr>
            <w:rFonts w:cs="Arial"/>
            <w:szCs w:val="24"/>
            <w:lang w:val="es-MX"/>
          </w:rPr>
          <w:tab/>
        </w:r>
      </w:ins>
    </w:p>
    <w:p w14:paraId="0C99FDBE" w14:textId="77777777" w:rsidR="00112A2C" w:rsidRDefault="00112A2C" w:rsidP="00112A2C">
      <w:pPr>
        <w:pStyle w:val="Prrafodelista"/>
        <w:rPr>
          <w:ins w:id="202" w:author="Usuario-1" w:date="2025-01-14T19:51:00Z"/>
          <w:rFonts w:cs="Arial"/>
          <w:szCs w:val="24"/>
          <w:lang w:val="es-MX"/>
        </w:rPr>
      </w:pPr>
    </w:p>
    <w:p w14:paraId="6CD4DD2A" w14:textId="77777777" w:rsidR="00112A2C" w:rsidRPr="00BE5BCE" w:rsidRDefault="00112A2C">
      <w:pPr>
        <w:pStyle w:val="Prrafodelista"/>
        <w:rPr>
          <w:rFonts w:cs="Arial"/>
          <w:szCs w:val="24"/>
          <w:lang w:val="es-MX"/>
        </w:rPr>
        <w:pPrChange w:id="203" w:author="Usuario-1" w:date="2025-01-14T19:51:00Z">
          <w:pPr>
            <w:pStyle w:val="Prrafodelista"/>
            <w:numPr>
              <w:numId w:val="1"/>
            </w:numPr>
            <w:ind w:hanging="360"/>
          </w:pPr>
        </w:pPrChange>
      </w:pPr>
    </w:p>
    <w:p w14:paraId="00E9B0B1" w14:textId="3762DEBE" w:rsidR="000D6E1B" w:rsidRPr="00D365E5" w:rsidRDefault="000D6E1B" w:rsidP="000D6E1B">
      <w:pPr>
        <w:pStyle w:val="Prrafodelista"/>
        <w:numPr>
          <w:ilvl w:val="0"/>
          <w:numId w:val="1"/>
        </w:numPr>
        <w:rPr>
          <w:rFonts w:cs="Arial"/>
          <w:b/>
          <w:bCs/>
          <w:szCs w:val="24"/>
          <w:lang w:val="es-MX"/>
          <w:rPrChange w:id="204" w:author="Usuario-1" w:date="2025-01-21T18:25:00Z">
            <w:rPr>
              <w:rFonts w:cs="Arial"/>
              <w:szCs w:val="24"/>
              <w:lang w:val="es-MX"/>
            </w:rPr>
          </w:rPrChange>
        </w:rPr>
      </w:pPr>
      <w:r w:rsidRPr="00D365E5">
        <w:rPr>
          <w:rFonts w:cs="Arial"/>
          <w:b/>
          <w:bCs/>
          <w:szCs w:val="24"/>
          <w:lang w:val="es-MX"/>
          <w:rPrChange w:id="205" w:author="Usuario-1" w:date="2025-01-21T18:25:00Z">
            <w:rPr>
              <w:rFonts w:cs="Arial"/>
              <w:szCs w:val="24"/>
              <w:lang w:val="es-MX"/>
            </w:rPr>
          </w:rPrChange>
        </w:rPr>
        <w:t>ADQUI</w:t>
      </w:r>
      <w:r w:rsidR="00BE5BCE" w:rsidRPr="00D365E5">
        <w:rPr>
          <w:rFonts w:cs="Arial"/>
          <w:b/>
          <w:bCs/>
          <w:szCs w:val="24"/>
          <w:lang w:val="es-MX"/>
          <w:rPrChange w:id="206" w:author="Usuario-1" w:date="2025-01-21T18:25:00Z">
            <w:rPr>
              <w:rFonts w:cs="Arial"/>
              <w:szCs w:val="24"/>
              <w:lang w:val="es-MX"/>
            </w:rPr>
          </w:rPrChange>
        </w:rPr>
        <w:t>RIR</w:t>
      </w:r>
      <w:r w:rsidRPr="00D365E5">
        <w:rPr>
          <w:rFonts w:cs="Arial"/>
          <w:b/>
          <w:bCs/>
          <w:szCs w:val="24"/>
          <w:lang w:val="es-MX"/>
          <w:rPrChange w:id="207" w:author="Usuario-1" w:date="2025-01-21T18:25:00Z">
            <w:rPr>
              <w:rFonts w:cs="Arial"/>
              <w:szCs w:val="24"/>
              <w:lang w:val="es-MX"/>
            </w:rPr>
          </w:rPrChange>
        </w:rPr>
        <w:t xml:space="preserve"> Y PR</w:t>
      </w:r>
      <w:r w:rsidR="00BE5BCE" w:rsidRPr="00D365E5">
        <w:rPr>
          <w:rFonts w:cs="Arial"/>
          <w:b/>
          <w:bCs/>
          <w:szCs w:val="24"/>
          <w:lang w:val="es-MX"/>
          <w:rPrChange w:id="208" w:author="Usuario-1" w:date="2025-01-21T18:25:00Z">
            <w:rPr>
              <w:rFonts w:cs="Arial"/>
              <w:szCs w:val="24"/>
              <w:lang w:val="es-MX"/>
            </w:rPr>
          </w:rPrChange>
        </w:rPr>
        <w:t>OBAR</w:t>
      </w:r>
      <w:r w:rsidRPr="00D365E5">
        <w:rPr>
          <w:rFonts w:cs="Arial"/>
          <w:b/>
          <w:bCs/>
          <w:szCs w:val="24"/>
          <w:lang w:val="es-MX"/>
          <w:rPrChange w:id="209" w:author="Usuario-1" w:date="2025-01-21T18:25:00Z">
            <w:rPr>
              <w:rFonts w:cs="Arial"/>
              <w:szCs w:val="24"/>
              <w:lang w:val="es-MX"/>
            </w:rPr>
          </w:rPrChange>
        </w:rPr>
        <w:t xml:space="preserve"> PRODUCTOS</w:t>
      </w:r>
    </w:p>
    <w:p w14:paraId="4D6BC29E" w14:textId="418AB33C" w:rsidR="000D6E1B" w:rsidRDefault="000D6E1B" w:rsidP="000D6E1B">
      <w:pPr>
        <w:ind w:left="360"/>
        <w:rPr>
          <w:rFonts w:cs="Arial"/>
          <w:lang w:val="es-MX"/>
        </w:rPr>
      </w:pPr>
      <w:r w:rsidRPr="00D86EB7">
        <w:rPr>
          <w:rFonts w:cs="Arial"/>
          <w:lang w:val="es-MX"/>
        </w:rPr>
        <w:lastRenderedPageBreak/>
        <w:t>Para definir el alcance que tienen los productos en la resolución de los problemas o mejora de calidad de vida</w:t>
      </w:r>
      <w:r w:rsidR="00E77934">
        <w:rPr>
          <w:rFonts w:cs="Arial"/>
          <w:lang w:val="es-MX"/>
        </w:rPr>
        <w:t>. Verificar funcionalidades:</w:t>
      </w:r>
    </w:p>
    <w:p w14:paraId="55B698FE" w14:textId="15E4C143" w:rsidR="00E77934" w:rsidRDefault="00E77934" w:rsidP="000D6E1B">
      <w:pPr>
        <w:ind w:left="360"/>
        <w:rPr>
          <w:ins w:id="210" w:author="Usuario-1" w:date="2025-01-21T18:31:00Z"/>
          <w:rFonts w:cs="Arial"/>
          <w:b/>
          <w:bCs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 w:rsidRPr="00112A2C">
        <w:rPr>
          <w:rFonts w:cs="Arial"/>
          <w:b/>
          <w:bCs/>
          <w:lang w:val="es-MX"/>
          <w:rPrChange w:id="211" w:author="Usuario-1" w:date="2025-01-14T19:50:00Z">
            <w:rPr>
              <w:rFonts w:cs="Arial"/>
              <w:lang w:val="es-MX"/>
            </w:rPr>
          </w:rPrChange>
        </w:rPr>
        <w:t>Definir producto a probar</w:t>
      </w:r>
      <w:ins w:id="212" w:author="Usuario-1" w:date="2025-01-21T18:31:00Z">
        <w:r w:rsidR="004E6E70">
          <w:rPr>
            <w:rFonts w:cs="Arial"/>
            <w:b/>
            <w:bCs/>
            <w:lang w:val="es-MX"/>
          </w:rPr>
          <w:t>:</w:t>
        </w:r>
      </w:ins>
    </w:p>
    <w:p w14:paraId="403E31D8" w14:textId="77777777" w:rsidR="00575E5A" w:rsidRPr="00575E5A" w:rsidRDefault="00575E5A">
      <w:pPr>
        <w:pStyle w:val="Prrafodelista"/>
        <w:numPr>
          <w:ilvl w:val="0"/>
          <w:numId w:val="7"/>
        </w:numPr>
        <w:shd w:val="clear" w:color="auto" w:fill="FFFFFF"/>
        <w:spacing w:before="0" w:after="0" w:line="240" w:lineRule="auto"/>
        <w:rPr>
          <w:ins w:id="213" w:author="Usuario-1" w:date="2025-01-22T15:08:00Z"/>
          <w:rFonts w:ascii="Helvetica" w:eastAsia="Times New Roman" w:hAnsi="Helvetica" w:cs="Helvetica"/>
          <w:color w:val="222222"/>
          <w:szCs w:val="24"/>
          <w:lang w:eastAsia="es-CO"/>
        </w:rPr>
        <w:pPrChange w:id="214" w:author="Usuario-1" w:date="2025-01-22T15:08:00Z">
          <w:pPr>
            <w:pStyle w:val="Prrafodelista"/>
            <w:numPr>
              <w:numId w:val="7"/>
            </w:numPr>
            <w:shd w:val="clear" w:color="auto" w:fill="FFFFFF"/>
            <w:spacing w:before="0" w:after="0" w:line="240" w:lineRule="auto"/>
            <w:ind w:left="2484" w:hanging="360"/>
            <w:jc w:val="left"/>
          </w:pPr>
        </w:pPrChange>
      </w:pPr>
      <w:ins w:id="215" w:author="Usuario-1" w:date="2025-01-22T15:08:00Z">
        <w:r w:rsidRPr="00575E5A">
          <w:rPr>
            <w:rFonts w:ascii="Helvetica" w:eastAsia="Times New Roman" w:hAnsi="Helvetica" w:cs="Helvetica"/>
            <w:color w:val="222222"/>
            <w:szCs w:val="24"/>
            <w:lang w:eastAsia="es-CO"/>
          </w:rPr>
          <w:t xml:space="preserve">1pc IMIPAW Alimentador inteligente para mascotas, capacidad de 3L, habilitado para </w:t>
        </w:r>
        <w:proofErr w:type="spellStart"/>
        <w:r w:rsidRPr="00575E5A">
          <w:rPr>
            <w:rFonts w:ascii="Helvetica" w:eastAsia="Times New Roman" w:hAnsi="Helvetica" w:cs="Helvetica"/>
            <w:color w:val="222222"/>
            <w:szCs w:val="24"/>
            <w:lang w:eastAsia="es-CO"/>
          </w:rPr>
          <w:t>Wi</w:t>
        </w:r>
        <w:proofErr w:type="spellEnd"/>
        <w:r w:rsidRPr="00575E5A">
          <w:rPr>
            <w:rFonts w:ascii="Helvetica" w:eastAsia="Times New Roman" w:hAnsi="Helvetica" w:cs="Helvetica"/>
            <w:color w:val="222222"/>
            <w:szCs w:val="24"/>
            <w:lang w:eastAsia="es-CO"/>
          </w:rPr>
          <w:t>-Fi, control de aplicaciones, dispensador automático de comida para perros y gatos con alimentación programada, alimentado por batería/USB, batería no incluida</w:t>
        </w:r>
      </w:ins>
    </w:p>
    <w:p w14:paraId="2D0B017D" w14:textId="71AA6A1F" w:rsidR="00575E5A" w:rsidRPr="00575E5A" w:rsidRDefault="00575E5A" w:rsidP="00575E5A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jc w:val="left"/>
        <w:rPr>
          <w:ins w:id="216" w:author="Usuario-1" w:date="2025-01-22T15:08:00Z"/>
          <w:rFonts w:ascii="Helvetica" w:eastAsia="Times New Roman" w:hAnsi="Helvetica" w:cs="Helvetica"/>
          <w:color w:val="000000"/>
          <w:sz w:val="18"/>
          <w:szCs w:val="18"/>
          <w:lang w:eastAsia="es-CO"/>
        </w:rPr>
      </w:pPr>
    </w:p>
    <w:p w14:paraId="1A44DFF8" w14:textId="15AFBA42" w:rsidR="00575E5A" w:rsidRPr="00575E5A" w:rsidRDefault="00575E5A" w:rsidP="00575E5A">
      <w:pPr>
        <w:pStyle w:val="Prrafodelista"/>
        <w:numPr>
          <w:ilvl w:val="0"/>
          <w:numId w:val="7"/>
        </w:numPr>
        <w:shd w:val="clear" w:color="auto" w:fill="FFFFFF"/>
        <w:spacing w:after="0" w:line="240" w:lineRule="atLeast"/>
        <w:jc w:val="left"/>
        <w:rPr>
          <w:ins w:id="217" w:author="Usuario-1" w:date="2025-01-22T15:08:00Z"/>
          <w:rFonts w:ascii="Helvetica" w:eastAsia="Times New Roman" w:hAnsi="Helvetica" w:cs="Helvetica"/>
          <w:color w:val="000000"/>
          <w:sz w:val="18"/>
          <w:szCs w:val="18"/>
          <w:lang w:eastAsia="es-CO"/>
          <w:rPrChange w:id="218" w:author="Usuario-1" w:date="2025-01-22T15:08:00Z">
            <w:rPr>
              <w:ins w:id="219" w:author="Usuario-1" w:date="2025-01-22T15:08:00Z"/>
              <w:rFonts w:ascii="Helvetica" w:eastAsia="Times New Roman" w:hAnsi="Helvetica" w:cs="Helvetica"/>
              <w:color w:val="000000"/>
              <w:sz w:val="20"/>
              <w:szCs w:val="20"/>
              <w:bdr w:val="none" w:sz="0" w:space="0" w:color="auto" w:frame="1"/>
              <w:lang w:eastAsia="es-CO"/>
            </w:rPr>
          </w:rPrChange>
        </w:rPr>
      </w:pPr>
      <w:ins w:id="220" w:author="Usuario-1" w:date="2025-01-22T15:08:00Z">
        <w:r w:rsidRPr="00575E5A">
          <w:rPr>
            <w:rFonts w:ascii="Helvetica" w:eastAsia="Times New Roman" w:hAnsi="Helvetica" w:cs="Helvetica"/>
            <w:color w:val="000000"/>
            <w:sz w:val="20"/>
            <w:szCs w:val="20"/>
            <w:bdr w:val="none" w:sz="0" w:space="0" w:color="auto" w:frame="1"/>
            <w:lang w:eastAsia="es-CO"/>
          </w:rPr>
          <w:t>Marca: IMIPAW</w:t>
        </w:r>
      </w:ins>
    </w:p>
    <w:p w14:paraId="11893A2A" w14:textId="77777777" w:rsidR="00575E5A" w:rsidRPr="00575E5A" w:rsidRDefault="00575E5A">
      <w:pPr>
        <w:pStyle w:val="Prrafodelista"/>
        <w:shd w:val="clear" w:color="auto" w:fill="FFFFFF"/>
        <w:spacing w:after="0" w:line="240" w:lineRule="atLeast"/>
        <w:ind w:left="2484"/>
        <w:jc w:val="left"/>
        <w:rPr>
          <w:ins w:id="221" w:author="Usuario-1" w:date="2025-01-22T15:08:00Z"/>
          <w:rFonts w:ascii="Helvetica" w:eastAsia="Times New Roman" w:hAnsi="Helvetica" w:cs="Helvetica"/>
          <w:color w:val="000000"/>
          <w:sz w:val="18"/>
          <w:szCs w:val="18"/>
          <w:lang w:eastAsia="es-CO"/>
        </w:rPr>
        <w:pPrChange w:id="222" w:author="Usuario-1" w:date="2025-01-22T15:08:00Z">
          <w:pPr>
            <w:pStyle w:val="Prrafodelista"/>
            <w:numPr>
              <w:numId w:val="7"/>
            </w:numPr>
            <w:shd w:val="clear" w:color="auto" w:fill="FFFFFF"/>
            <w:spacing w:after="0" w:line="240" w:lineRule="atLeast"/>
            <w:ind w:left="2484" w:hanging="360"/>
            <w:jc w:val="left"/>
          </w:pPr>
        </w:pPrChange>
      </w:pPr>
    </w:p>
    <w:p w14:paraId="08233588" w14:textId="77777777" w:rsidR="00575E5A" w:rsidRDefault="00575E5A">
      <w:pPr>
        <w:pStyle w:val="Ttulo2"/>
        <w:spacing w:before="0" w:beforeAutospacing="0" w:after="0" w:afterAutospacing="0"/>
        <w:ind w:left="2127" w:right="180"/>
        <w:textAlignment w:val="baseline"/>
        <w:rPr>
          <w:ins w:id="223" w:author="Usuario-1" w:date="2025-01-22T15:08:00Z"/>
          <w:rFonts w:ascii="Helvetica" w:hAnsi="Helvetica" w:cs="Helvetica"/>
          <w:color w:val="222222"/>
          <w:sz w:val="27"/>
          <w:szCs w:val="27"/>
        </w:rPr>
        <w:pPrChange w:id="224" w:author="Usuario-1" w:date="2025-01-22T15:17:00Z">
          <w:pPr>
            <w:pStyle w:val="Ttulo2"/>
            <w:spacing w:before="0" w:beforeAutospacing="0" w:after="0" w:afterAutospacing="0"/>
            <w:ind w:right="180"/>
            <w:textAlignment w:val="baseline"/>
          </w:pPr>
        </w:pPrChange>
      </w:pPr>
      <w:ins w:id="225" w:author="Usuario-1" w:date="2025-01-22T15:08:00Z">
        <w:r>
          <w:rPr>
            <w:rFonts w:ascii="Helvetica" w:hAnsi="Helvetica" w:cs="Helvetica"/>
            <w:color w:val="222222"/>
            <w:sz w:val="27"/>
            <w:szCs w:val="27"/>
          </w:rPr>
          <w:t>Detalles del producto</w:t>
        </w:r>
      </w:ins>
    </w:p>
    <w:p w14:paraId="5B090882" w14:textId="77777777" w:rsidR="00575E5A" w:rsidRDefault="00575E5A">
      <w:pPr>
        <w:wordWrap w:val="0"/>
        <w:spacing w:line="300" w:lineRule="atLeast"/>
        <w:ind w:left="2127"/>
        <w:rPr>
          <w:ins w:id="226" w:author="Usuario-1" w:date="2025-01-22T15:08:00Z"/>
          <w:rFonts w:ascii="Helvetica" w:hAnsi="Helvetica" w:cs="Helvetica"/>
          <w:color w:val="222222"/>
          <w:sz w:val="21"/>
          <w:szCs w:val="21"/>
        </w:rPr>
        <w:pPrChange w:id="227" w:author="Usuario-1" w:date="2025-01-22T15:17:00Z">
          <w:pPr>
            <w:wordWrap w:val="0"/>
            <w:spacing w:line="300" w:lineRule="atLeast"/>
          </w:pPr>
        </w:pPrChange>
      </w:pPr>
      <w:ins w:id="228" w:author="Usuario-1" w:date="2025-01-22T15:08:00Z">
        <w:r>
          <w:rPr>
            <w:rFonts w:ascii="Helvetica" w:hAnsi="Helvetica" w:cs="Helvetica"/>
            <w:color w:val="222222"/>
            <w:sz w:val="21"/>
            <w:szCs w:val="21"/>
          </w:rPr>
          <w:t>Objetivo de la especie: Gato</w:t>
        </w:r>
      </w:ins>
    </w:p>
    <w:p w14:paraId="049841F1" w14:textId="77777777" w:rsidR="00575E5A" w:rsidRDefault="00575E5A">
      <w:pPr>
        <w:wordWrap w:val="0"/>
        <w:spacing w:line="300" w:lineRule="atLeast"/>
        <w:ind w:left="2127"/>
        <w:rPr>
          <w:ins w:id="229" w:author="Usuario-1" w:date="2025-01-22T15:08:00Z"/>
          <w:rFonts w:ascii="Helvetica" w:hAnsi="Helvetica" w:cs="Helvetica"/>
          <w:color w:val="222222"/>
          <w:sz w:val="21"/>
          <w:szCs w:val="21"/>
        </w:rPr>
        <w:pPrChange w:id="230" w:author="Usuario-1" w:date="2025-01-22T15:17:00Z">
          <w:pPr>
            <w:wordWrap w:val="0"/>
            <w:spacing w:line="300" w:lineRule="atLeast"/>
          </w:pPr>
        </w:pPrChange>
      </w:pPr>
      <w:ins w:id="231" w:author="Usuario-1" w:date="2025-01-22T15:08:00Z">
        <w:r>
          <w:rPr>
            <w:rFonts w:ascii="Helvetica" w:hAnsi="Helvetica" w:cs="Helvetica"/>
            <w:color w:val="222222"/>
            <w:sz w:val="21"/>
            <w:szCs w:val="21"/>
          </w:rPr>
          <w:t>Modo de alimentación: Alimentado por batería/USB de doble uso</w:t>
        </w:r>
      </w:ins>
    </w:p>
    <w:p w14:paraId="60265E71" w14:textId="77777777" w:rsidR="00575E5A" w:rsidRDefault="00575E5A">
      <w:pPr>
        <w:wordWrap w:val="0"/>
        <w:spacing w:line="300" w:lineRule="atLeast"/>
        <w:ind w:left="2127"/>
        <w:rPr>
          <w:ins w:id="232" w:author="Usuario-1" w:date="2025-01-22T15:08:00Z"/>
          <w:rFonts w:ascii="Helvetica" w:hAnsi="Helvetica" w:cs="Helvetica"/>
          <w:color w:val="222222"/>
          <w:sz w:val="21"/>
          <w:szCs w:val="21"/>
        </w:rPr>
        <w:pPrChange w:id="233" w:author="Usuario-1" w:date="2025-01-22T15:17:00Z">
          <w:pPr>
            <w:wordWrap w:val="0"/>
            <w:spacing w:line="300" w:lineRule="atLeast"/>
          </w:pPr>
        </w:pPrChange>
      </w:pPr>
      <w:ins w:id="234" w:author="Usuario-1" w:date="2025-01-22T15:08:00Z">
        <w:r>
          <w:rPr>
            <w:rFonts w:ascii="Helvetica" w:hAnsi="Helvetica" w:cs="Helvetica"/>
            <w:color w:val="222222"/>
            <w:sz w:val="21"/>
            <w:szCs w:val="21"/>
          </w:rPr>
          <w:t>Características de la batería: Sin batería</w:t>
        </w:r>
      </w:ins>
    </w:p>
    <w:p w14:paraId="3B01EF1D" w14:textId="05B4CD89" w:rsidR="00575E5A" w:rsidRDefault="00575E5A">
      <w:pPr>
        <w:wordWrap w:val="0"/>
        <w:spacing w:line="300" w:lineRule="atLeast"/>
        <w:ind w:left="2127"/>
        <w:rPr>
          <w:ins w:id="235" w:author="Usuario-1" w:date="2025-01-22T15:09:00Z"/>
          <w:rFonts w:ascii="Helvetica" w:hAnsi="Helvetica" w:cs="Helvetica"/>
          <w:color w:val="222222"/>
          <w:sz w:val="21"/>
          <w:szCs w:val="21"/>
        </w:rPr>
        <w:pPrChange w:id="236" w:author="Usuario-1" w:date="2025-01-22T15:17:00Z">
          <w:pPr>
            <w:wordWrap w:val="0"/>
            <w:spacing w:line="300" w:lineRule="atLeast"/>
          </w:pPr>
        </w:pPrChange>
      </w:pPr>
      <w:ins w:id="237" w:author="Usuario-1" w:date="2025-01-22T15:08:00Z">
        <w:r>
          <w:rPr>
            <w:rFonts w:ascii="Helvetica" w:hAnsi="Helvetica" w:cs="Helvetica"/>
            <w:color w:val="222222"/>
            <w:sz w:val="21"/>
            <w:szCs w:val="21"/>
          </w:rPr>
          <w:t>Voltaje: ≤36 V</w:t>
        </w:r>
      </w:ins>
    </w:p>
    <w:p w14:paraId="77BCE119" w14:textId="77777777" w:rsidR="00575E5A" w:rsidRPr="00575E5A" w:rsidRDefault="00575E5A">
      <w:pPr>
        <w:shd w:val="clear" w:color="auto" w:fill="FFFFFF"/>
        <w:wordWrap w:val="0"/>
        <w:spacing w:before="0" w:line="300" w:lineRule="atLeast"/>
        <w:ind w:left="2127"/>
        <w:jc w:val="left"/>
        <w:rPr>
          <w:ins w:id="238" w:author="Usuario-1" w:date="2025-01-22T15:09:00Z"/>
          <w:rFonts w:ascii="Helvetica" w:eastAsia="Times New Roman" w:hAnsi="Helvetica" w:cs="Helvetica"/>
          <w:color w:val="222222"/>
          <w:sz w:val="21"/>
          <w:szCs w:val="21"/>
          <w:lang w:eastAsia="es-CO"/>
        </w:rPr>
        <w:pPrChange w:id="239" w:author="Usuario-1" w:date="2025-01-22T15:17:00Z">
          <w:pPr>
            <w:shd w:val="clear" w:color="auto" w:fill="FFFFFF"/>
            <w:wordWrap w:val="0"/>
            <w:spacing w:line="300" w:lineRule="atLeast"/>
          </w:pPr>
        </w:pPrChange>
      </w:pPr>
      <w:ins w:id="240" w:author="Usuario-1" w:date="2025-01-22T15:09:00Z">
        <w:r w:rsidRPr="00575E5A">
          <w:rPr>
            <w:rFonts w:ascii="Helvetica" w:eastAsia="Times New Roman" w:hAnsi="Helvetica" w:cs="Helvetica"/>
            <w:color w:val="222222"/>
            <w:sz w:val="21"/>
            <w:szCs w:val="21"/>
            <w:lang w:eastAsia="es-CO"/>
          </w:rPr>
          <w:t>Marca: IMIPAW</w:t>
        </w:r>
      </w:ins>
    </w:p>
    <w:p w14:paraId="24147BFD" w14:textId="48ECDA1B" w:rsidR="00575E5A" w:rsidRDefault="00575E5A">
      <w:pPr>
        <w:shd w:val="clear" w:color="auto" w:fill="FFFFFF"/>
        <w:wordWrap w:val="0"/>
        <w:spacing w:before="0" w:line="300" w:lineRule="atLeast"/>
        <w:ind w:left="2127"/>
        <w:jc w:val="left"/>
        <w:rPr>
          <w:ins w:id="241" w:author="Usuario-1" w:date="2025-01-22T15:09:00Z"/>
          <w:rFonts w:ascii="Helvetica" w:eastAsia="Times New Roman" w:hAnsi="Helvetica" w:cs="Helvetica"/>
          <w:color w:val="222222"/>
          <w:sz w:val="21"/>
          <w:szCs w:val="21"/>
          <w:lang w:eastAsia="es-CO"/>
        </w:rPr>
        <w:pPrChange w:id="242" w:author="Usuario-1" w:date="2025-01-22T15:17:00Z">
          <w:pPr>
            <w:shd w:val="clear" w:color="auto" w:fill="FFFFFF"/>
            <w:wordWrap w:val="0"/>
            <w:spacing w:line="300" w:lineRule="atLeast"/>
          </w:pPr>
        </w:pPrChange>
      </w:pPr>
      <w:ins w:id="243" w:author="Usuario-1" w:date="2025-01-22T15:09:00Z">
        <w:r w:rsidRPr="00575E5A">
          <w:rPr>
            <w:rFonts w:ascii="Helvetica" w:eastAsia="Times New Roman" w:hAnsi="Helvetica" w:cs="Helvetica"/>
            <w:color w:val="222222"/>
            <w:sz w:val="21"/>
            <w:szCs w:val="21"/>
            <w:lang w:eastAsia="es-CO"/>
          </w:rPr>
          <w:t>Propiedades inalámbricas: Funciona con Wifi</w:t>
        </w:r>
      </w:ins>
    </w:p>
    <w:p w14:paraId="2603D22B" w14:textId="77777777" w:rsidR="00575E5A" w:rsidRPr="00575E5A" w:rsidRDefault="00575E5A">
      <w:pPr>
        <w:wordWrap w:val="0"/>
        <w:spacing w:before="0" w:after="0" w:line="300" w:lineRule="atLeast"/>
        <w:ind w:left="2127"/>
        <w:jc w:val="left"/>
        <w:rPr>
          <w:ins w:id="244" w:author="Usuario-1" w:date="2025-01-22T15:09:00Z"/>
          <w:rFonts w:ascii="Helvetica" w:eastAsia="Times New Roman" w:hAnsi="Helvetica" w:cs="Helvetica"/>
          <w:color w:val="222222"/>
          <w:sz w:val="21"/>
          <w:szCs w:val="21"/>
          <w:lang w:eastAsia="es-CO"/>
        </w:rPr>
        <w:pPrChange w:id="245" w:author="Usuario-1" w:date="2025-01-22T15:17:00Z">
          <w:pPr>
            <w:wordWrap w:val="0"/>
            <w:spacing w:after="0" w:line="300" w:lineRule="atLeast"/>
          </w:pPr>
        </w:pPrChange>
      </w:pPr>
      <w:ins w:id="246" w:author="Usuario-1" w:date="2025-01-22T15:09:00Z">
        <w:r w:rsidRPr="00575E5A">
          <w:rPr>
            <w:rFonts w:ascii="Helvetica" w:eastAsia="Times New Roman" w:hAnsi="Helvetica" w:cs="Helvetica"/>
            <w:color w:val="222222"/>
            <w:sz w:val="21"/>
            <w:szCs w:val="21"/>
            <w:lang w:eastAsia="es-CO"/>
          </w:rPr>
          <w:t>ID del artículo: XU127500</w:t>
        </w:r>
      </w:ins>
    </w:p>
    <w:p w14:paraId="41781806" w14:textId="426092C6" w:rsidR="00575E5A" w:rsidRPr="00575E5A" w:rsidRDefault="00575E5A">
      <w:pPr>
        <w:shd w:val="clear" w:color="auto" w:fill="FFFFFF"/>
        <w:wordWrap w:val="0"/>
        <w:spacing w:before="0" w:line="300" w:lineRule="atLeast"/>
        <w:ind w:left="2127"/>
        <w:jc w:val="left"/>
        <w:rPr>
          <w:ins w:id="247" w:author="Usuario-1" w:date="2025-01-22T15:09:00Z"/>
          <w:rFonts w:ascii="Helvetica" w:eastAsia="Times New Roman" w:hAnsi="Helvetica" w:cs="Helvetica"/>
          <w:color w:val="222222"/>
          <w:sz w:val="21"/>
          <w:szCs w:val="21"/>
          <w:lang w:eastAsia="es-CO"/>
        </w:rPr>
        <w:pPrChange w:id="248" w:author="Usuario-1" w:date="2025-01-22T15:17:00Z">
          <w:pPr>
            <w:shd w:val="clear" w:color="auto" w:fill="FFFFFF"/>
            <w:wordWrap w:val="0"/>
            <w:spacing w:line="300" w:lineRule="atLeast"/>
          </w:pPr>
        </w:pPrChange>
      </w:pPr>
      <w:ins w:id="249" w:author="Usuario-1" w:date="2025-01-22T15:09:00Z">
        <w:r>
          <w:rPr>
            <w:rFonts w:ascii="Helvetica" w:hAnsi="Helvetica" w:cs="Helvetica"/>
            <w:color w:val="333333"/>
            <w:sz w:val="18"/>
            <w:szCs w:val="18"/>
            <w:shd w:val="clear" w:color="auto" w:fill="FFFFFF"/>
          </w:rPr>
          <w:t>Comedero inteligente para mascotas con control por aplicación para gatos y perros, tiene capacidad para 3 litros/101.45 onzas de croquetas.</w:t>
        </w:r>
      </w:ins>
    </w:p>
    <w:p w14:paraId="043DB706" w14:textId="77777777" w:rsidR="00575E5A" w:rsidRDefault="00575E5A" w:rsidP="00575E5A">
      <w:pPr>
        <w:wordWrap w:val="0"/>
        <w:spacing w:line="300" w:lineRule="atLeast"/>
        <w:rPr>
          <w:ins w:id="250" w:author="Usuario-1" w:date="2025-01-22T15:08:00Z"/>
          <w:rFonts w:ascii="Helvetica" w:hAnsi="Helvetica" w:cs="Helvetica"/>
          <w:color w:val="222222"/>
          <w:sz w:val="21"/>
          <w:szCs w:val="21"/>
        </w:rPr>
      </w:pPr>
    </w:p>
    <w:p w14:paraId="03D6F246" w14:textId="0F6FCB2A" w:rsidR="004E6E70" w:rsidRPr="00575E5A" w:rsidDel="00575E5A" w:rsidRDefault="00575E5A">
      <w:pPr>
        <w:rPr>
          <w:del w:id="251" w:author="Usuario-1" w:date="2025-01-22T15:08:00Z"/>
          <w:rFonts w:cs="Arial"/>
          <w:lang w:val="es-MX"/>
        </w:rPr>
        <w:pPrChange w:id="252" w:author="Usuario-1" w:date="2025-01-22T15:08:00Z">
          <w:pPr>
            <w:ind w:left="360"/>
          </w:pPr>
        </w:pPrChange>
      </w:pPr>
      <w:ins w:id="253" w:author="Usuario-1" w:date="2025-01-22T15:14:00Z">
        <w:r w:rsidRPr="00575E5A">
          <w:rPr>
            <w:rFonts w:cs="Arial"/>
            <w:noProof/>
            <w:lang w:val="es-MX"/>
          </w:rPr>
          <w:lastRenderedPageBreak/>
          <w:drawing>
            <wp:inline distT="0" distB="0" distL="0" distR="0" wp14:anchorId="4ED1C813" wp14:editId="251AF21B">
              <wp:extent cx="5612130" cy="4645660"/>
              <wp:effectExtent l="0" t="0" r="7620" b="2540"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4645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E60CB8E" w14:textId="56EBC368" w:rsidR="00E77934" w:rsidRDefault="00E77934" w:rsidP="000D6E1B">
      <w:pPr>
        <w:ind w:left="360"/>
        <w:rPr>
          <w:ins w:id="254" w:author="Usuario-1" w:date="2025-01-21T18:31:00Z"/>
          <w:rFonts w:cs="Arial"/>
          <w:b/>
          <w:bCs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 w:rsidRPr="00112A2C">
        <w:rPr>
          <w:rFonts w:cs="Arial"/>
          <w:b/>
          <w:bCs/>
          <w:lang w:val="es-MX"/>
          <w:rPrChange w:id="255" w:author="Usuario-1" w:date="2025-01-14T19:50:00Z">
            <w:rPr>
              <w:rFonts w:cs="Arial"/>
              <w:lang w:val="es-MX"/>
            </w:rPr>
          </w:rPrChange>
        </w:rPr>
        <w:t>Comprar equipo para probar</w:t>
      </w:r>
      <w:ins w:id="256" w:author="Usuario-1" w:date="2025-01-21T18:31:00Z">
        <w:r w:rsidR="004E6E70">
          <w:rPr>
            <w:rFonts w:cs="Arial"/>
            <w:b/>
            <w:bCs/>
            <w:lang w:val="es-MX"/>
          </w:rPr>
          <w:t>:</w:t>
        </w:r>
      </w:ins>
    </w:p>
    <w:p w14:paraId="2DB457C8" w14:textId="2C810C9D" w:rsidR="004E6E70" w:rsidRPr="004E6E70" w:rsidRDefault="004E6E70">
      <w:pPr>
        <w:ind w:left="2127" w:hanging="1767"/>
        <w:rPr>
          <w:ins w:id="257" w:author="Usuario-1" w:date="2025-01-21T18:32:00Z"/>
          <w:rFonts w:cs="Arial"/>
          <w:lang w:val="es-MX"/>
          <w:rPrChange w:id="258" w:author="Usuario-1" w:date="2025-01-21T18:32:00Z">
            <w:rPr>
              <w:ins w:id="259" w:author="Usuario-1" w:date="2025-01-21T18:32:00Z"/>
              <w:rFonts w:cs="Arial"/>
              <w:b/>
              <w:bCs/>
              <w:lang w:val="es-MX"/>
            </w:rPr>
          </w:rPrChange>
        </w:rPr>
        <w:pPrChange w:id="260" w:author="Usuario-1" w:date="2025-01-21T18:53:00Z">
          <w:pPr>
            <w:ind w:left="360"/>
          </w:pPr>
        </w:pPrChange>
      </w:pPr>
      <w:ins w:id="261" w:author="Usuario-1" w:date="2025-01-21T18:31:00Z">
        <w:r w:rsidRPr="004E6E70">
          <w:rPr>
            <w:rFonts w:cs="Arial"/>
            <w:lang w:val="es-MX"/>
            <w:rPrChange w:id="262" w:author="Usuario-1" w:date="2025-01-21T18:32:00Z">
              <w:rPr>
                <w:rFonts w:cs="Arial"/>
                <w:b/>
                <w:bCs/>
                <w:lang w:val="es-MX"/>
              </w:rPr>
            </w:rPrChange>
          </w:rPr>
          <w:tab/>
        </w:r>
      </w:ins>
      <w:ins w:id="263" w:author="Usuario-1" w:date="2025-01-21T18:53:00Z">
        <w:r w:rsidR="00C738C3">
          <w:rPr>
            <w:rFonts w:cs="Arial"/>
            <w:lang w:val="es-MX"/>
          </w:rPr>
          <w:t>Un (</w:t>
        </w:r>
      </w:ins>
      <w:ins w:id="264" w:author="Usuario-1" w:date="2025-01-21T18:31:00Z">
        <w:r w:rsidRPr="004E6E70">
          <w:rPr>
            <w:rFonts w:cs="Arial"/>
            <w:lang w:val="es-MX"/>
            <w:rPrChange w:id="265" w:author="Usuario-1" w:date="2025-01-21T18:32:00Z">
              <w:rPr>
                <w:rFonts w:cs="Arial"/>
                <w:b/>
                <w:bCs/>
                <w:lang w:val="es-MX"/>
              </w:rPr>
            </w:rPrChange>
          </w:rPr>
          <w:t>1</w:t>
        </w:r>
      </w:ins>
      <w:ins w:id="266" w:author="Usuario-1" w:date="2025-01-21T18:53:00Z">
        <w:r w:rsidR="00C738C3">
          <w:rPr>
            <w:rFonts w:cs="Arial"/>
            <w:lang w:val="es-MX"/>
          </w:rPr>
          <w:t xml:space="preserve">) </w:t>
        </w:r>
      </w:ins>
      <w:ins w:id="267" w:author="Usuario-1" w:date="2025-01-21T18:31:00Z">
        <w:r w:rsidRPr="004E6E70">
          <w:rPr>
            <w:rFonts w:cs="Arial"/>
            <w:lang w:val="es-MX"/>
            <w:rPrChange w:id="268" w:author="Usuario-1" w:date="2025-01-21T18:32:00Z">
              <w:rPr>
                <w:rFonts w:cs="Arial"/>
                <w:b/>
                <w:bCs/>
                <w:lang w:val="es-MX"/>
              </w:rPr>
            </w:rPrChange>
          </w:rPr>
          <w:t>equipo</w:t>
        </w:r>
      </w:ins>
      <w:ins w:id="269" w:author="Usuario-1" w:date="2025-01-21T18:53:00Z">
        <w:r w:rsidR="00C738C3">
          <w:rPr>
            <w:rFonts w:cs="Arial"/>
            <w:lang w:val="es-MX"/>
          </w:rPr>
          <w:t>: Comedero para gatos</w:t>
        </w:r>
      </w:ins>
      <w:ins w:id="270" w:author="Usuario-1" w:date="2025-01-21T18:31:00Z">
        <w:r w:rsidRPr="004E6E70">
          <w:rPr>
            <w:rFonts w:cs="Arial"/>
            <w:lang w:val="es-MX"/>
            <w:rPrChange w:id="271" w:author="Usuario-1" w:date="2025-01-21T18:32:00Z">
              <w:rPr>
                <w:rFonts w:cs="Arial"/>
                <w:b/>
                <w:bCs/>
                <w:lang w:val="es-MX"/>
              </w:rPr>
            </w:rPrChange>
          </w:rPr>
          <w:t xml:space="preserve"> para p</w:t>
        </w:r>
      </w:ins>
      <w:ins w:id="272" w:author="Usuario-1" w:date="2025-01-21T18:32:00Z">
        <w:r w:rsidRPr="004E6E70">
          <w:rPr>
            <w:rFonts w:cs="Arial"/>
            <w:lang w:val="es-MX"/>
            <w:rPrChange w:id="273" w:author="Usuario-1" w:date="2025-01-21T18:32:00Z">
              <w:rPr>
                <w:rFonts w:cs="Arial"/>
                <w:b/>
                <w:bCs/>
                <w:lang w:val="es-MX"/>
              </w:rPr>
            </w:rPrChange>
          </w:rPr>
          <w:t>robar</w:t>
        </w:r>
        <w:r>
          <w:rPr>
            <w:rFonts w:cs="Arial"/>
            <w:lang w:val="es-MX"/>
          </w:rPr>
          <w:t xml:space="preserve"> marca</w:t>
        </w:r>
      </w:ins>
      <w:ins w:id="274" w:author="Usuario-1" w:date="2025-01-21T18:53:00Z">
        <w:r w:rsidR="00C738C3">
          <w:rPr>
            <w:rFonts w:cs="Arial"/>
            <w:lang w:val="es-MX"/>
          </w:rPr>
          <w:t xml:space="preserve"> y funcionalidad</w:t>
        </w:r>
      </w:ins>
      <w:ins w:id="275" w:author="Usuario-1" w:date="2025-01-21T18:32:00Z">
        <w:r>
          <w:rPr>
            <w:rFonts w:cs="Arial"/>
            <w:lang w:val="es-MX"/>
          </w:rPr>
          <w:t xml:space="preserve"> </w:t>
        </w:r>
      </w:ins>
    </w:p>
    <w:p w14:paraId="7762C9BD" w14:textId="6DCDA2F2" w:rsidR="004E6E70" w:rsidRPr="00112A2C" w:rsidDel="00C738C3" w:rsidRDefault="004E6E70" w:rsidP="000D6E1B">
      <w:pPr>
        <w:ind w:left="360"/>
        <w:rPr>
          <w:del w:id="276" w:author="Usuario-1" w:date="2025-01-21T18:53:00Z"/>
          <w:rFonts w:cs="Arial"/>
          <w:b/>
          <w:bCs/>
          <w:lang w:val="es-MX"/>
          <w:rPrChange w:id="277" w:author="Usuario-1" w:date="2025-01-14T19:50:00Z">
            <w:rPr>
              <w:del w:id="278" w:author="Usuario-1" w:date="2025-01-21T18:53:00Z"/>
              <w:rFonts w:cs="Arial"/>
              <w:lang w:val="es-MX"/>
            </w:rPr>
          </w:rPrChange>
        </w:rPr>
      </w:pPr>
      <w:ins w:id="279" w:author="Usuario-1" w:date="2025-01-21T18:32:00Z">
        <w:r>
          <w:rPr>
            <w:rFonts w:cs="Arial"/>
            <w:b/>
            <w:bCs/>
            <w:lang w:val="es-MX"/>
          </w:rPr>
          <w:tab/>
        </w:r>
      </w:ins>
    </w:p>
    <w:p w14:paraId="629D85E9" w14:textId="77777777" w:rsidR="0020086A" w:rsidRDefault="00E77934">
      <w:pPr>
        <w:ind w:left="360"/>
        <w:rPr>
          <w:ins w:id="280" w:author="Usuario-1" w:date="2025-01-14T20:31:00Z"/>
          <w:rFonts w:cs="Arial"/>
          <w:lang w:val="es-MX"/>
        </w:rPr>
        <w:pPrChange w:id="281" w:author="Usuario-1" w:date="2025-01-21T18:53:00Z">
          <w:pPr>
            <w:ind w:left="1068" w:firstLine="348"/>
          </w:pPr>
        </w:pPrChange>
      </w:pPr>
      <w:r w:rsidRPr="00112A2C">
        <w:rPr>
          <w:rFonts w:cs="Arial"/>
          <w:b/>
          <w:bCs/>
          <w:lang w:val="es-MX"/>
          <w:rPrChange w:id="282" w:author="Usuario-1" w:date="2025-01-14T19:50:00Z">
            <w:rPr>
              <w:rFonts w:cs="Arial"/>
              <w:lang w:val="es-MX"/>
            </w:rPr>
          </w:rPrChange>
        </w:rPr>
        <w:t>Recepción de producto</w:t>
      </w:r>
      <w:ins w:id="283" w:author="Usuario-1" w:date="2025-01-14T19:49:00Z">
        <w:r w:rsidR="00112A2C">
          <w:rPr>
            <w:rFonts w:cs="Arial"/>
            <w:lang w:val="es-MX"/>
          </w:rPr>
          <w:t xml:space="preserve">: </w:t>
        </w:r>
      </w:ins>
    </w:p>
    <w:p w14:paraId="010AEC34" w14:textId="1ADE70E3" w:rsidR="00E77934" w:rsidRDefault="00112A2C">
      <w:pPr>
        <w:ind w:left="1701"/>
        <w:rPr>
          <w:rFonts w:cs="Arial"/>
          <w:lang w:val="es-MX"/>
        </w:rPr>
        <w:pPrChange w:id="284" w:author="Usuario-1" w:date="2025-01-21T18:32:00Z">
          <w:pPr>
            <w:ind w:left="1068" w:firstLine="348"/>
          </w:pPr>
        </w:pPrChange>
      </w:pPr>
      <w:ins w:id="285" w:author="Usuario-1" w:date="2025-01-14T19:49:00Z">
        <w:r>
          <w:rPr>
            <w:rFonts w:cs="Arial"/>
            <w:lang w:val="es-MX"/>
          </w:rPr>
          <w:t xml:space="preserve">Realizar video </w:t>
        </w:r>
      </w:ins>
      <w:ins w:id="286" w:author="Usuario-1" w:date="2025-01-14T19:50:00Z">
        <w:r>
          <w:rPr>
            <w:rFonts w:cs="Arial"/>
            <w:lang w:val="es-MX"/>
          </w:rPr>
          <w:t>de apertura del embalaje del producto, identificando partes y contenido</w:t>
        </w:r>
      </w:ins>
    </w:p>
    <w:p w14:paraId="304D9305" w14:textId="0A6EB396" w:rsidR="00E77934" w:rsidRPr="00112A2C" w:rsidRDefault="00E77934" w:rsidP="000D6E1B">
      <w:pPr>
        <w:ind w:left="360"/>
        <w:rPr>
          <w:rFonts w:cs="Arial"/>
          <w:b/>
          <w:bCs/>
          <w:lang w:val="es-MX"/>
          <w:rPrChange w:id="287" w:author="Usuario-1" w:date="2025-01-14T19:50:00Z">
            <w:rPr>
              <w:rFonts w:cs="Arial"/>
              <w:lang w:val="es-MX"/>
            </w:rPr>
          </w:rPrChange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 w:rsidRPr="00112A2C">
        <w:rPr>
          <w:rFonts w:cs="Arial"/>
          <w:b/>
          <w:bCs/>
          <w:lang w:val="es-MX"/>
          <w:rPrChange w:id="288" w:author="Usuario-1" w:date="2025-01-14T19:50:00Z">
            <w:rPr>
              <w:rFonts w:cs="Arial"/>
              <w:lang w:val="es-MX"/>
            </w:rPr>
          </w:rPrChange>
        </w:rPr>
        <w:t>Verificar configuración</w:t>
      </w:r>
    </w:p>
    <w:p w14:paraId="53EC2FCC" w14:textId="5C09A106" w:rsidR="00E77934" w:rsidRPr="00112A2C" w:rsidRDefault="00E77934" w:rsidP="000D6E1B">
      <w:pPr>
        <w:ind w:left="360"/>
        <w:rPr>
          <w:rFonts w:cs="Arial"/>
          <w:b/>
          <w:bCs/>
          <w:lang w:val="es-MX"/>
          <w:rPrChange w:id="289" w:author="Usuario-1" w:date="2025-01-14T19:50:00Z">
            <w:rPr>
              <w:rFonts w:cs="Arial"/>
              <w:lang w:val="es-MX"/>
            </w:rPr>
          </w:rPrChange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 w:rsidRPr="00112A2C">
        <w:rPr>
          <w:rFonts w:cs="Arial"/>
          <w:b/>
          <w:bCs/>
          <w:lang w:val="es-MX"/>
          <w:rPrChange w:id="290" w:author="Usuario-1" w:date="2025-01-14T19:50:00Z">
            <w:rPr>
              <w:rFonts w:cs="Arial"/>
              <w:lang w:val="es-MX"/>
            </w:rPr>
          </w:rPrChange>
        </w:rPr>
        <w:t>Verificar y confirmar usabilidad y funcionabilidad</w:t>
      </w:r>
    </w:p>
    <w:p w14:paraId="7873470E" w14:textId="65A7283B" w:rsidR="00E77934" w:rsidRPr="00112A2C" w:rsidRDefault="00E77934" w:rsidP="000D6E1B">
      <w:pPr>
        <w:ind w:left="360"/>
        <w:rPr>
          <w:rFonts w:cs="Arial"/>
          <w:b/>
          <w:bCs/>
          <w:lang w:val="es-MX"/>
          <w:rPrChange w:id="291" w:author="Usuario-1" w:date="2025-01-14T19:50:00Z">
            <w:rPr>
              <w:rFonts w:cs="Arial"/>
              <w:lang w:val="es-MX"/>
            </w:rPr>
          </w:rPrChange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 w:rsidRPr="00112A2C">
        <w:rPr>
          <w:rFonts w:cs="Arial"/>
          <w:b/>
          <w:bCs/>
          <w:lang w:val="es-MX"/>
          <w:rPrChange w:id="292" w:author="Usuario-1" w:date="2025-01-14T19:50:00Z">
            <w:rPr>
              <w:rFonts w:cs="Arial"/>
              <w:lang w:val="es-MX"/>
            </w:rPr>
          </w:rPrChange>
        </w:rPr>
        <w:t>Validar presentación de equipos</w:t>
      </w:r>
    </w:p>
    <w:p w14:paraId="37988144" w14:textId="5B0AB043" w:rsidR="00E77934" w:rsidRDefault="00E77934" w:rsidP="000D6E1B">
      <w:pPr>
        <w:ind w:left="360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</w:p>
    <w:p w14:paraId="1FB754D8" w14:textId="4EEC6C50" w:rsidR="002F6B91" w:rsidRPr="00112A2C" w:rsidRDefault="002F6B91" w:rsidP="002F6B91">
      <w:pPr>
        <w:pStyle w:val="Prrafodelista"/>
        <w:numPr>
          <w:ilvl w:val="0"/>
          <w:numId w:val="1"/>
        </w:numPr>
        <w:rPr>
          <w:rFonts w:cs="Arial"/>
          <w:b/>
          <w:bCs/>
          <w:szCs w:val="24"/>
          <w:lang w:val="es-MX"/>
          <w:rPrChange w:id="293" w:author="Usuario-1" w:date="2025-01-14T19:51:00Z">
            <w:rPr>
              <w:rFonts w:cs="Arial"/>
              <w:szCs w:val="24"/>
              <w:lang w:val="es-MX"/>
            </w:rPr>
          </w:rPrChange>
        </w:rPr>
      </w:pPr>
      <w:r w:rsidRPr="00112A2C">
        <w:rPr>
          <w:rFonts w:cs="Arial"/>
          <w:b/>
          <w:bCs/>
          <w:szCs w:val="24"/>
          <w:lang w:val="es-MX"/>
          <w:rPrChange w:id="294" w:author="Usuario-1" w:date="2025-01-14T19:51:00Z">
            <w:rPr>
              <w:rFonts w:cs="Arial"/>
              <w:szCs w:val="24"/>
              <w:lang w:val="es-MX"/>
            </w:rPr>
          </w:rPrChange>
        </w:rPr>
        <w:lastRenderedPageBreak/>
        <w:t>DEFINIR PROVEEDORES</w:t>
      </w:r>
      <w:r w:rsidR="00CC440E" w:rsidRPr="00112A2C">
        <w:rPr>
          <w:rFonts w:cs="Arial"/>
          <w:b/>
          <w:bCs/>
          <w:szCs w:val="24"/>
          <w:lang w:val="es-MX"/>
          <w:rPrChange w:id="295" w:author="Usuario-1" w:date="2025-01-14T19:51:00Z">
            <w:rPr>
              <w:rFonts w:cs="Arial"/>
              <w:szCs w:val="24"/>
              <w:lang w:val="es-MX"/>
            </w:rPr>
          </w:rPrChange>
        </w:rPr>
        <w:t>. ESTABLECER RELACIONES CON PROVEEDORES</w:t>
      </w:r>
    </w:p>
    <w:p w14:paraId="7DABB774" w14:textId="77777777" w:rsidR="00FF17B8" w:rsidRDefault="00BF09DF" w:rsidP="00FF17B8">
      <w:pPr>
        <w:spacing w:before="0" w:after="0" w:line="240" w:lineRule="auto"/>
        <w:jc w:val="left"/>
        <w:rPr>
          <w:ins w:id="296" w:author="Usuario-1" w:date="2025-01-22T15:20:00Z"/>
          <w:rStyle w:val="Hipervnculo"/>
          <w:rFonts w:ascii="Helvetica" w:hAnsi="Helvetica" w:cs="Helvetica"/>
          <w:sz w:val="18"/>
          <w:szCs w:val="18"/>
          <w:u w:val="none"/>
          <w:bdr w:val="none" w:sz="0" w:space="0" w:color="auto" w:frame="1"/>
          <w:shd w:val="clear" w:color="auto" w:fill="FFFFFF"/>
        </w:rPr>
      </w:pPr>
      <w:r>
        <w:rPr>
          <w:rFonts w:cs="Arial"/>
          <w:lang w:val="es-MX"/>
        </w:rPr>
        <w:t>Identificar contacto</w:t>
      </w:r>
      <w:ins w:id="297" w:author="Usuario-1" w:date="2025-01-22T15:18:00Z">
        <w:r w:rsidR="00FF17B8">
          <w:rPr>
            <w:rFonts w:cs="Arial"/>
            <w:lang w:val="es-MX"/>
          </w:rPr>
          <w:t xml:space="preserve">: </w:t>
        </w:r>
      </w:ins>
      <w:ins w:id="298" w:author="Usuario-1" w:date="2025-01-22T15:20:00Z">
        <w:r w:rsidR="00FF17B8">
          <w:fldChar w:fldCharType="begin"/>
        </w:r>
        <w:r w:rsidR="00FF17B8">
          <w:instrText xml:space="preserve"> HYPERLINK "https://www.temu.com/co/-m-2642009437252.html" </w:instrText>
        </w:r>
        <w:r w:rsidR="00FF17B8">
          <w:fldChar w:fldCharType="separate"/>
        </w:r>
      </w:ins>
    </w:p>
    <w:p w14:paraId="714A19F9" w14:textId="25A47E0A" w:rsidR="00FF17B8" w:rsidRDefault="00FF17B8" w:rsidP="00FF17B8">
      <w:pPr>
        <w:rPr>
          <w:ins w:id="299" w:author="Usuario-1" w:date="2025-01-22T15:20:00Z"/>
          <w:rFonts w:ascii="Times New Roman" w:hAnsi="Times New Roman" w:cs="Times New Roman"/>
          <w:szCs w:val="24"/>
        </w:rPr>
      </w:pPr>
      <w:ins w:id="300" w:author="Usuario-1" w:date="2025-01-22T15:20:00Z">
        <w:r w:rsidRPr="00FF17B8">
          <w:rPr>
            <w:rFonts w:ascii="Helvetica" w:hAnsi="Helvetica" w:cs="Helvetica"/>
            <w:noProof/>
            <w:color w:val="0000FF"/>
            <w:sz w:val="18"/>
            <w:szCs w:val="18"/>
            <w:bdr w:val="none" w:sz="0" w:space="0" w:color="auto" w:frame="1"/>
            <w:shd w:val="clear" w:color="auto" w:fill="FFFFFF"/>
          </w:rPr>
          <w:drawing>
            <wp:inline distT="0" distB="0" distL="0" distR="0" wp14:anchorId="340A864C" wp14:editId="12CEE143">
              <wp:extent cx="1247949" cy="1629002"/>
              <wp:effectExtent l="0" t="0" r="9525" b="9525"/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7949" cy="162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FF17B8">
          <w:rPr>
            <w:rFonts w:ascii="Helvetica" w:hAnsi="Helvetica" w:cs="Helvetica"/>
            <w:noProof/>
            <w:color w:val="0000FF"/>
            <w:sz w:val="18"/>
            <w:szCs w:val="18"/>
            <w:bdr w:val="none" w:sz="0" w:space="0" w:color="auto" w:frame="1"/>
            <w:shd w:val="clear" w:color="auto" w:fill="FFFFFF"/>
          </w:rPr>
          <w:t xml:space="preserve"> </w:t>
        </w:r>
        <w:r>
          <w:fldChar w:fldCharType="end"/>
        </w:r>
      </w:ins>
    </w:p>
    <w:p w14:paraId="42D35FBD" w14:textId="77777777" w:rsidR="00FF17B8" w:rsidRDefault="00FF17B8" w:rsidP="00FF17B8">
      <w:pPr>
        <w:shd w:val="clear" w:color="auto" w:fill="FFFFFF"/>
        <w:spacing w:line="375" w:lineRule="atLeast"/>
        <w:rPr>
          <w:ins w:id="301" w:author="Usuario-1" w:date="2025-01-22T15:20:00Z"/>
          <w:rFonts w:ascii="Helvetica" w:hAnsi="Helvetica" w:cs="Helvetica"/>
          <w:b/>
          <w:bCs/>
          <w:color w:val="222222"/>
          <w:sz w:val="33"/>
          <w:szCs w:val="33"/>
        </w:rPr>
      </w:pPr>
      <w:proofErr w:type="spellStart"/>
      <w:ins w:id="302" w:author="Usuario-1" w:date="2025-01-22T15:20:00Z">
        <w:r>
          <w:rPr>
            <w:rFonts w:ascii="Helvetica" w:hAnsi="Helvetica" w:cs="Helvetica"/>
            <w:b/>
            <w:bCs/>
            <w:color w:val="222222"/>
            <w:sz w:val="33"/>
            <w:szCs w:val="33"/>
          </w:rPr>
          <w:t>dudupet</w:t>
        </w:r>
        <w:proofErr w:type="spellEnd"/>
      </w:ins>
    </w:p>
    <w:p w14:paraId="5F04196B" w14:textId="420CC049" w:rsidR="00BF09DF" w:rsidRDefault="00BF09DF" w:rsidP="00BF09DF">
      <w:pPr>
        <w:pStyle w:val="Prrafodelista"/>
        <w:ind w:left="1416"/>
        <w:rPr>
          <w:rFonts w:cs="Arial"/>
          <w:lang w:val="es-MX"/>
        </w:rPr>
      </w:pPr>
    </w:p>
    <w:p w14:paraId="274B9B80" w14:textId="2DA0BD55" w:rsidR="00BF09DF" w:rsidRDefault="00BF09DF" w:rsidP="00BF09DF">
      <w:pPr>
        <w:pStyle w:val="Prrafodelista"/>
        <w:ind w:left="1416"/>
        <w:rPr>
          <w:ins w:id="303" w:author="Usuario-1" w:date="2025-01-23T17:52:00Z"/>
          <w:rFonts w:cs="Arial"/>
          <w:lang w:val="es-MX"/>
        </w:rPr>
      </w:pPr>
      <w:r>
        <w:rPr>
          <w:rFonts w:cs="Arial"/>
          <w:lang w:val="es-MX"/>
        </w:rPr>
        <w:t>Establecer comunicación</w:t>
      </w:r>
      <w:ins w:id="304" w:author="Usuario-1" w:date="2025-01-22T15:21:00Z">
        <w:r w:rsidR="00FF17B8">
          <w:rPr>
            <w:rFonts w:cs="Arial"/>
            <w:lang w:val="es-MX"/>
          </w:rPr>
          <w:t xml:space="preserve">:  Dirección intermediario:  </w:t>
        </w:r>
      </w:ins>
      <w:ins w:id="305" w:author="Usuario-1" w:date="2025-01-23T17:52:00Z">
        <w:r w:rsidR="00F36889">
          <w:rPr>
            <w:rFonts w:cs="Arial"/>
            <w:lang w:val="es-MX"/>
          </w:rPr>
          <w:fldChar w:fldCharType="begin"/>
        </w:r>
        <w:r w:rsidR="00F36889">
          <w:rPr>
            <w:rFonts w:cs="Arial"/>
            <w:lang w:val="es-MX"/>
          </w:rPr>
          <w:instrText xml:space="preserve"> HYPERLINK "</w:instrText>
        </w:r>
      </w:ins>
      <w:ins w:id="306" w:author="Usuario-1" w:date="2025-01-22T15:21:00Z">
        <w:r w:rsidR="00F36889" w:rsidRPr="00FF17B8">
          <w:rPr>
            <w:rFonts w:cs="Arial"/>
            <w:lang w:val="es-MX"/>
          </w:rPr>
          <w:instrText>https://www.temu.com/goods.html?_bg_fs=1&amp;goods_id=601099576083714&amp;sku_id=17592449358372&amp;_x_sessn_id=n9ne5838iq&amp;refer_page_name=bgt_order_detail&amp;refer_page_id=10045_1737576467988_qopbcy7jlg&amp;refer_page_sn=10045&amp;is_back=1&amp;no_cache_id=snoc4</w:instrText>
        </w:r>
      </w:ins>
      <w:ins w:id="307" w:author="Usuario-1" w:date="2025-01-23T17:52:00Z">
        <w:r w:rsidR="00F36889">
          <w:rPr>
            <w:rFonts w:cs="Arial"/>
            <w:lang w:val="es-MX"/>
          </w:rPr>
          <w:instrText xml:space="preserve">" </w:instrText>
        </w:r>
        <w:r w:rsidR="00F36889">
          <w:rPr>
            <w:rFonts w:cs="Arial"/>
            <w:lang w:val="es-MX"/>
          </w:rPr>
          <w:fldChar w:fldCharType="separate"/>
        </w:r>
      </w:ins>
      <w:ins w:id="308" w:author="Usuario-1" w:date="2025-01-22T15:21:00Z">
        <w:r w:rsidR="00F36889" w:rsidRPr="00AE24DF">
          <w:rPr>
            <w:rStyle w:val="Hipervnculo"/>
            <w:rFonts w:cs="Arial"/>
            <w:lang w:val="es-MX"/>
          </w:rPr>
          <w:t>https://www.temu.com/goods.html?_bg_fs=1&amp;goods_id=601099576083714&amp;sku_id=17592449358372&amp;_x_sessn_id=n9ne5838iq&amp;refer_page_name=bgt_order_detail&amp;refer_page_id=10045_1737576467988_qopbcy7jlg&amp;refer_page_sn=10045&amp;is_back=1&amp;no_cache_id=snoc4</w:t>
        </w:r>
      </w:ins>
      <w:ins w:id="309" w:author="Usuario-1" w:date="2025-01-23T17:52:00Z">
        <w:r w:rsidR="00F36889">
          <w:rPr>
            <w:rFonts w:cs="Arial"/>
            <w:lang w:val="es-MX"/>
          </w:rPr>
          <w:fldChar w:fldCharType="end"/>
        </w:r>
      </w:ins>
    </w:p>
    <w:p w14:paraId="05CA92F7" w14:textId="60B5367F" w:rsidR="00F36889" w:rsidRDefault="00F36889" w:rsidP="00BF09DF">
      <w:pPr>
        <w:pStyle w:val="Prrafodelista"/>
        <w:ind w:left="1416"/>
        <w:rPr>
          <w:ins w:id="310" w:author="Usuario-1" w:date="2025-01-23T17:52:00Z"/>
          <w:rFonts w:cs="Arial"/>
          <w:lang w:val="es-MX"/>
        </w:rPr>
      </w:pPr>
    </w:p>
    <w:p w14:paraId="22F8860D" w14:textId="56815C18" w:rsidR="00F36889" w:rsidRDefault="00F36889" w:rsidP="00BF09DF">
      <w:pPr>
        <w:pStyle w:val="Prrafodelista"/>
        <w:ind w:left="1416"/>
        <w:rPr>
          <w:ins w:id="311" w:author="Usuario-1" w:date="2025-01-23T17:53:00Z"/>
          <w:rFonts w:cs="Arial"/>
          <w:lang w:val="es-MX"/>
        </w:rPr>
      </w:pPr>
      <w:ins w:id="312" w:author="Usuario-1" w:date="2025-01-23T17:52:00Z">
        <w:r>
          <w:rPr>
            <w:rFonts w:cs="Arial"/>
            <w:lang w:val="es-MX"/>
          </w:rPr>
          <w:tab/>
        </w:r>
        <w:r w:rsidRPr="003102F1">
          <w:rPr>
            <w:rFonts w:cs="Arial"/>
            <w:b/>
            <w:bCs/>
            <w:lang w:val="es-MX"/>
            <w:rPrChange w:id="313" w:author="Usuario-1" w:date="2025-01-23T17:53:00Z">
              <w:rPr>
                <w:rFonts w:cs="Arial"/>
                <w:lang w:val="es-MX"/>
              </w:rPr>
            </w:rPrChange>
          </w:rPr>
          <w:t>Remitir correo a proveedor:</w:t>
        </w:r>
        <w:r>
          <w:rPr>
            <w:rFonts w:cs="Arial"/>
            <w:lang w:val="es-MX"/>
          </w:rPr>
          <w:t xml:space="preserve"> Ok, 23 enero d</w:t>
        </w:r>
      </w:ins>
      <w:ins w:id="314" w:author="Usuario-1" w:date="2025-01-23T17:53:00Z">
        <w:r>
          <w:rPr>
            <w:rFonts w:cs="Arial"/>
            <w:lang w:val="es-MX"/>
          </w:rPr>
          <w:t>e 2025</w:t>
        </w:r>
      </w:ins>
    </w:p>
    <w:p w14:paraId="3BB6F5DC" w14:textId="77777777" w:rsidR="00F36889" w:rsidRDefault="00F36889" w:rsidP="00BF09DF">
      <w:pPr>
        <w:pStyle w:val="Prrafodelista"/>
        <w:ind w:left="1416"/>
        <w:rPr>
          <w:rFonts w:cs="Arial"/>
          <w:lang w:val="es-MX"/>
        </w:rPr>
      </w:pPr>
    </w:p>
    <w:p w14:paraId="69801D10" w14:textId="79864B4B" w:rsidR="00BF09DF" w:rsidRDefault="00BF09DF" w:rsidP="00BF09DF">
      <w:pPr>
        <w:pStyle w:val="Prrafodelista"/>
        <w:ind w:left="1416"/>
        <w:rPr>
          <w:ins w:id="315" w:author="Usuario-1" w:date="2025-01-23T17:53:00Z"/>
          <w:rFonts w:cs="Arial"/>
          <w:lang w:val="es-MX"/>
        </w:rPr>
      </w:pPr>
      <w:r>
        <w:rPr>
          <w:rFonts w:cs="Arial"/>
          <w:lang w:val="es-MX"/>
        </w:rPr>
        <w:t>Definir parámetros comerciales</w:t>
      </w:r>
      <w:ins w:id="316" w:author="Usuario-1" w:date="2025-01-22T15:21:00Z">
        <w:r w:rsidR="00FF17B8">
          <w:rPr>
            <w:rFonts w:cs="Arial"/>
            <w:lang w:val="es-MX"/>
          </w:rPr>
          <w:t xml:space="preserve">: </w:t>
        </w:r>
      </w:ins>
    </w:p>
    <w:p w14:paraId="30036440" w14:textId="0D29BA4E" w:rsidR="003102F1" w:rsidRDefault="003102F1" w:rsidP="00BF09DF">
      <w:pPr>
        <w:pStyle w:val="Prrafodelista"/>
        <w:ind w:left="1416"/>
        <w:rPr>
          <w:ins w:id="317" w:author="Usuario-1" w:date="2025-01-23T17:53:00Z"/>
          <w:rFonts w:cs="Arial"/>
          <w:lang w:val="es-MX"/>
        </w:rPr>
      </w:pPr>
    </w:p>
    <w:p w14:paraId="14DCE7A7" w14:textId="79AFB6AC" w:rsidR="003102F1" w:rsidRDefault="003102F1" w:rsidP="00BF09DF">
      <w:pPr>
        <w:pStyle w:val="Prrafodelista"/>
        <w:ind w:left="1416"/>
        <w:rPr>
          <w:rFonts w:cs="Arial"/>
          <w:lang w:val="es-MX"/>
        </w:rPr>
      </w:pPr>
      <w:ins w:id="318" w:author="Usuario-1" w:date="2025-01-23T17:53:00Z">
        <w:r>
          <w:rPr>
            <w:rFonts w:cs="Arial"/>
            <w:lang w:val="es-MX"/>
          </w:rPr>
          <w:tab/>
        </w:r>
      </w:ins>
    </w:p>
    <w:p w14:paraId="301FB4E8" w14:textId="1D1A7195" w:rsidR="00BF09DF" w:rsidRDefault="00BF09DF" w:rsidP="00BF09DF">
      <w:pPr>
        <w:pStyle w:val="Prrafodelista"/>
        <w:ind w:left="1416"/>
        <w:rPr>
          <w:rFonts w:cs="Arial"/>
          <w:lang w:val="es-MX"/>
        </w:rPr>
      </w:pPr>
      <w:r>
        <w:rPr>
          <w:rFonts w:cs="Arial"/>
          <w:lang w:val="es-MX"/>
        </w:rPr>
        <w:t>Celebrar acuerdos</w:t>
      </w:r>
      <w:ins w:id="319" w:author="Usuario-1" w:date="2025-01-22T15:21:00Z">
        <w:r w:rsidR="00FF17B8">
          <w:rPr>
            <w:rFonts w:cs="Arial"/>
            <w:lang w:val="es-MX"/>
          </w:rPr>
          <w:t xml:space="preserve">: </w:t>
        </w:r>
      </w:ins>
    </w:p>
    <w:p w14:paraId="5301688D" w14:textId="587BEB74" w:rsidR="00BF09DF" w:rsidRDefault="00BF09DF" w:rsidP="00BF09DF">
      <w:pPr>
        <w:pStyle w:val="Prrafodelista"/>
        <w:ind w:left="1416"/>
        <w:rPr>
          <w:rFonts w:cs="Arial"/>
          <w:lang w:val="es-MX"/>
        </w:rPr>
      </w:pPr>
      <w:r>
        <w:rPr>
          <w:rFonts w:cs="Arial"/>
          <w:lang w:val="es-MX"/>
        </w:rPr>
        <w:t>Verificar acuerdos</w:t>
      </w:r>
      <w:ins w:id="320" w:author="Usuario-1" w:date="2025-01-22T15:21:00Z">
        <w:r w:rsidR="00FF17B8">
          <w:rPr>
            <w:rFonts w:cs="Arial"/>
            <w:lang w:val="es-MX"/>
          </w:rPr>
          <w:t xml:space="preserve">: </w:t>
        </w:r>
      </w:ins>
      <w:del w:id="321" w:author="Usuario-1" w:date="2025-01-22T15:21:00Z">
        <w:r w:rsidDel="00FF17B8">
          <w:rPr>
            <w:rFonts w:cs="Arial"/>
            <w:lang w:val="es-MX"/>
          </w:rPr>
          <w:delText xml:space="preserve"> </w:delText>
        </w:r>
      </w:del>
    </w:p>
    <w:p w14:paraId="00E8F476" w14:textId="77777777" w:rsidR="00155426" w:rsidRDefault="00155426" w:rsidP="00BF09DF">
      <w:pPr>
        <w:pStyle w:val="Prrafodelista"/>
        <w:ind w:left="1416"/>
        <w:rPr>
          <w:rFonts w:cs="Arial"/>
          <w:lang w:val="es-MX"/>
        </w:rPr>
      </w:pPr>
    </w:p>
    <w:p w14:paraId="0CE14BC7" w14:textId="58C9FD96" w:rsidR="00227E79" w:rsidRDefault="00227E79" w:rsidP="002F6B91">
      <w:pPr>
        <w:pStyle w:val="Prrafodelista"/>
        <w:numPr>
          <w:ilvl w:val="0"/>
          <w:numId w:val="1"/>
        </w:numPr>
        <w:rPr>
          <w:ins w:id="322" w:author="Usuario-1" w:date="2025-01-14T19:52:00Z"/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ORGANIZAR EQUIPO DE TRABAJO</w:t>
      </w:r>
    </w:p>
    <w:p w14:paraId="58123816" w14:textId="4DFE809A" w:rsidR="00112A2C" w:rsidRDefault="00112A2C" w:rsidP="00112A2C">
      <w:pPr>
        <w:pStyle w:val="Prrafodelista"/>
        <w:ind w:left="1416"/>
        <w:rPr>
          <w:ins w:id="323" w:author="Usuario-1" w:date="2025-01-14T19:52:00Z"/>
          <w:rFonts w:cs="Arial"/>
          <w:b/>
          <w:bCs/>
          <w:lang w:val="es-MX"/>
        </w:rPr>
      </w:pPr>
    </w:p>
    <w:p w14:paraId="70A3E810" w14:textId="412DE9CF" w:rsidR="00112A2C" w:rsidRPr="00112A2C" w:rsidRDefault="00112A2C" w:rsidP="00112A2C">
      <w:pPr>
        <w:pStyle w:val="Prrafodelista"/>
        <w:ind w:left="1416"/>
        <w:rPr>
          <w:ins w:id="324" w:author="Usuario-1" w:date="2025-01-14T19:52:00Z"/>
          <w:rFonts w:cs="Arial"/>
          <w:lang w:val="es-MX"/>
          <w:rPrChange w:id="325" w:author="Usuario-1" w:date="2025-01-14T19:53:00Z">
            <w:rPr>
              <w:ins w:id="326" w:author="Usuario-1" w:date="2025-01-14T19:52:00Z"/>
              <w:rFonts w:cs="Arial"/>
              <w:b/>
              <w:bCs/>
              <w:lang w:val="es-MX"/>
            </w:rPr>
          </w:rPrChange>
        </w:rPr>
      </w:pPr>
      <w:ins w:id="327" w:author="Usuario-1" w:date="2025-01-14T19:52:00Z">
        <w:r w:rsidRPr="00112A2C">
          <w:rPr>
            <w:rFonts w:cs="Arial"/>
            <w:lang w:val="es-MX"/>
            <w:rPrChange w:id="328" w:author="Usuario-1" w:date="2025-01-14T19:53:00Z">
              <w:rPr>
                <w:rFonts w:cs="Arial"/>
                <w:b/>
                <w:bCs/>
                <w:lang w:val="es-MX"/>
              </w:rPr>
            </w:rPrChange>
          </w:rPr>
          <w:t>Administrativo</w:t>
        </w:r>
      </w:ins>
    </w:p>
    <w:p w14:paraId="196F720F" w14:textId="419FEB1F" w:rsidR="00112A2C" w:rsidRPr="00112A2C" w:rsidRDefault="00112A2C" w:rsidP="00112A2C">
      <w:pPr>
        <w:pStyle w:val="Prrafodelista"/>
        <w:ind w:left="1416"/>
        <w:rPr>
          <w:ins w:id="329" w:author="Usuario-1" w:date="2025-01-14T19:52:00Z"/>
          <w:rFonts w:cs="Arial"/>
          <w:lang w:val="es-MX"/>
          <w:rPrChange w:id="330" w:author="Usuario-1" w:date="2025-01-14T19:53:00Z">
            <w:rPr>
              <w:ins w:id="331" w:author="Usuario-1" w:date="2025-01-14T19:52:00Z"/>
              <w:rFonts w:cs="Arial"/>
              <w:b/>
              <w:bCs/>
              <w:lang w:val="es-MX"/>
            </w:rPr>
          </w:rPrChange>
        </w:rPr>
      </w:pPr>
      <w:ins w:id="332" w:author="Usuario-1" w:date="2025-01-14T19:52:00Z">
        <w:r w:rsidRPr="00112A2C">
          <w:rPr>
            <w:rFonts w:cs="Arial"/>
            <w:lang w:val="es-MX"/>
            <w:rPrChange w:id="333" w:author="Usuario-1" w:date="2025-01-14T19:53:00Z">
              <w:rPr>
                <w:rFonts w:cs="Arial"/>
                <w:b/>
                <w:bCs/>
                <w:lang w:val="es-MX"/>
              </w:rPr>
            </w:rPrChange>
          </w:rPr>
          <w:t>Operativo /</w:t>
        </w:r>
      </w:ins>
      <w:ins w:id="334" w:author="Usuario-1" w:date="2025-01-14T19:53:00Z">
        <w:r w:rsidRPr="00112A2C">
          <w:rPr>
            <w:rFonts w:cs="Arial"/>
            <w:lang w:val="es-MX"/>
            <w:rPrChange w:id="335" w:author="Usuario-1" w:date="2025-01-14T19:53:00Z">
              <w:rPr>
                <w:rFonts w:cs="Arial"/>
                <w:b/>
                <w:bCs/>
                <w:lang w:val="es-MX"/>
              </w:rPr>
            </w:rPrChange>
          </w:rPr>
          <w:t xml:space="preserve"> </w:t>
        </w:r>
      </w:ins>
      <w:ins w:id="336" w:author="Usuario-1" w:date="2025-01-21T18:32:00Z">
        <w:r w:rsidR="004E6E70" w:rsidRPr="00112A2C">
          <w:rPr>
            <w:rFonts w:cs="Arial"/>
            <w:lang w:val="es-MX"/>
          </w:rPr>
          <w:t>Logístico</w:t>
        </w:r>
      </w:ins>
    </w:p>
    <w:p w14:paraId="676904B8" w14:textId="43C4D496" w:rsidR="00112A2C" w:rsidRPr="00112A2C" w:rsidRDefault="00112A2C" w:rsidP="00112A2C">
      <w:pPr>
        <w:pStyle w:val="Prrafodelista"/>
        <w:ind w:left="1416"/>
        <w:rPr>
          <w:ins w:id="337" w:author="Usuario-1" w:date="2025-01-14T19:52:00Z"/>
          <w:rFonts w:cs="Arial"/>
          <w:lang w:val="es-MX"/>
          <w:rPrChange w:id="338" w:author="Usuario-1" w:date="2025-01-14T19:53:00Z">
            <w:rPr>
              <w:ins w:id="339" w:author="Usuario-1" w:date="2025-01-14T19:52:00Z"/>
              <w:rFonts w:cs="Arial"/>
              <w:b/>
              <w:bCs/>
              <w:lang w:val="es-MX"/>
            </w:rPr>
          </w:rPrChange>
        </w:rPr>
      </w:pPr>
      <w:ins w:id="340" w:author="Usuario-1" w:date="2025-01-14T19:52:00Z">
        <w:r w:rsidRPr="00112A2C">
          <w:rPr>
            <w:rFonts w:cs="Arial"/>
            <w:lang w:val="es-MX"/>
            <w:rPrChange w:id="341" w:author="Usuario-1" w:date="2025-01-14T19:53:00Z">
              <w:rPr>
                <w:rFonts w:cs="Arial"/>
                <w:b/>
                <w:bCs/>
                <w:lang w:val="es-MX"/>
              </w:rPr>
            </w:rPrChange>
          </w:rPr>
          <w:t>Comercial</w:t>
        </w:r>
      </w:ins>
    </w:p>
    <w:p w14:paraId="711C60A5" w14:textId="655BA398" w:rsidR="00112A2C" w:rsidRPr="00112A2C" w:rsidRDefault="00112A2C" w:rsidP="00112A2C">
      <w:pPr>
        <w:pStyle w:val="Prrafodelista"/>
        <w:ind w:left="1416"/>
        <w:rPr>
          <w:ins w:id="342" w:author="Usuario-1" w:date="2025-01-14T19:52:00Z"/>
          <w:rFonts w:cs="Arial"/>
          <w:lang w:val="es-MX"/>
          <w:rPrChange w:id="343" w:author="Usuario-1" w:date="2025-01-14T19:53:00Z">
            <w:rPr>
              <w:ins w:id="344" w:author="Usuario-1" w:date="2025-01-14T19:52:00Z"/>
              <w:rFonts w:cs="Arial"/>
              <w:b/>
              <w:bCs/>
              <w:lang w:val="es-MX"/>
            </w:rPr>
          </w:rPrChange>
        </w:rPr>
      </w:pPr>
      <w:ins w:id="345" w:author="Usuario-1" w:date="2025-01-14T19:52:00Z">
        <w:r w:rsidRPr="00112A2C">
          <w:rPr>
            <w:rFonts w:cs="Arial"/>
            <w:lang w:val="es-MX"/>
            <w:rPrChange w:id="346" w:author="Usuario-1" w:date="2025-01-14T19:53:00Z">
              <w:rPr>
                <w:rFonts w:cs="Arial"/>
                <w:b/>
                <w:bCs/>
                <w:lang w:val="es-MX"/>
              </w:rPr>
            </w:rPrChange>
          </w:rPr>
          <w:lastRenderedPageBreak/>
          <w:t>Financiero</w:t>
        </w:r>
      </w:ins>
    </w:p>
    <w:p w14:paraId="079FE39A" w14:textId="77777777" w:rsidR="00112A2C" w:rsidRPr="00BE5BCE" w:rsidRDefault="00112A2C">
      <w:pPr>
        <w:pStyle w:val="Prrafodelista"/>
        <w:ind w:left="1416"/>
        <w:rPr>
          <w:rFonts w:cs="Arial"/>
          <w:b/>
          <w:bCs/>
          <w:lang w:val="es-MX"/>
        </w:rPr>
        <w:pPrChange w:id="347" w:author="Usuario-1" w:date="2025-01-14T19:52:00Z">
          <w:pPr>
            <w:pStyle w:val="Prrafodelista"/>
            <w:numPr>
              <w:numId w:val="1"/>
            </w:numPr>
            <w:ind w:hanging="360"/>
          </w:pPr>
        </w:pPrChange>
      </w:pPr>
    </w:p>
    <w:p w14:paraId="5A737D26" w14:textId="1C751652" w:rsidR="000D6E1B" w:rsidRPr="00BE5BCE" w:rsidRDefault="000D6E1B" w:rsidP="000D6E1B">
      <w:pPr>
        <w:pStyle w:val="Prrafodelista"/>
        <w:numPr>
          <w:ilvl w:val="0"/>
          <w:numId w:val="1"/>
        </w:numPr>
        <w:rPr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CAPACITACIÓN EN EL USO DE LOS PRODUCTOS</w:t>
      </w:r>
    </w:p>
    <w:p w14:paraId="33787308" w14:textId="2F0BE346" w:rsidR="00112A2C" w:rsidRDefault="00BF09DF" w:rsidP="00BF09DF">
      <w:pPr>
        <w:pStyle w:val="Prrafodelista"/>
        <w:ind w:left="1416"/>
        <w:rPr>
          <w:ins w:id="348" w:author="Usuario-1" w:date="2025-01-21T18:32:00Z"/>
          <w:rFonts w:cs="Arial"/>
          <w:lang w:val="es-MX"/>
        </w:rPr>
      </w:pPr>
      <w:del w:id="349" w:author="Usuario-1" w:date="2025-01-14T19:53:00Z">
        <w:r w:rsidDel="00112A2C">
          <w:rPr>
            <w:rFonts w:cs="Arial"/>
            <w:lang w:val="es-MX"/>
          </w:rPr>
          <w:delText xml:space="preserve">Conseguir </w:delText>
        </w:r>
      </w:del>
      <w:ins w:id="350" w:author="Usuario-1" w:date="2025-01-14T19:53:00Z">
        <w:r w:rsidR="00112A2C">
          <w:rPr>
            <w:rFonts w:cs="Arial"/>
            <w:lang w:val="es-MX"/>
          </w:rPr>
          <w:t xml:space="preserve">Obtener </w:t>
        </w:r>
      </w:ins>
      <w:r>
        <w:rPr>
          <w:rFonts w:cs="Arial"/>
          <w:lang w:val="es-MX"/>
        </w:rPr>
        <w:t>manual</w:t>
      </w:r>
      <w:ins w:id="351" w:author="Usuario-1" w:date="2025-01-14T19:53:00Z">
        <w:r w:rsidR="00112A2C">
          <w:rPr>
            <w:rFonts w:cs="Arial"/>
            <w:lang w:val="es-MX"/>
          </w:rPr>
          <w:t xml:space="preserve"> del producto</w:t>
        </w:r>
      </w:ins>
    </w:p>
    <w:p w14:paraId="761AB431" w14:textId="4C33A5B6" w:rsidR="004E6E70" w:rsidRDefault="004E6E70" w:rsidP="00BF09DF">
      <w:pPr>
        <w:pStyle w:val="Prrafodelista"/>
        <w:ind w:left="1416"/>
        <w:rPr>
          <w:ins w:id="352" w:author="Usuario-1" w:date="2025-01-21T18:32:00Z"/>
          <w:rFonts w:cs="Arial"/>
          <w:lang w:val="es-MX"/>
        </w:rPr>
      </w:pPr>
      <w:ins w:id="353" w:author="Usuario-1" w:date="2025-01-21T18:32:00Z">
        <w:r>
          <w:rPr>
            <w:rFonts w:cs="Arial"/>
            <w:lang w:val="es-MX"/>
          </w:rPr>
          <w:tab/>
          <w:t>Documento en PDF</w:t>
        </w:r>
      </w:ins>
      <w:proofErr w:type="gramStart"/>
      <w:ins w:id="354" w:author="Usuario-1" w:date="2025-01-22T15:22:00Z">
        <w:r w:rsidR="00502B19">
          <w:rPr>
            <w:rFonts w:cs="Arial"/>
            <w:lang w:val="es-MX"/>
          </w:rPr>
          <w:t>:  “</w:t>
        </w:r>
        <w:proofErr w:type="gramEnd"/>
        <w:r w:rsidR="00502B19" w:rsidRPr="00502B19">
          <w:rPr>
            <w:rFonts w:cs="Arial"/>
            <w:lang w:val="es-MX"/>
          </w:rPr>
          <w:t>Manual IMIPAW Alimentador inteligente para mascotas, capacidad de 3L</w:t>
        </w:r>
        <w:r w:rsidR="00502B19">
          <w:rPr>
            <w:rFonts w:cs="Arial"/>
            <w:lang w:val="es-MX"/>
          </w:rPr>
          <w:t xml:space="preserve">” </w:t>
        </w:r>
      </w:ins>
      <w:ins w:id="355" w:author="Usuario-1" w:date="2025-01-22T15:26:00Z">
        <w:r w:rsidR="00502B19">
          <w:rPr>
            <w:rFonts w:cs="Arial"/>
            <w:lang w:val="es-MX"/>
          </w:rPr>
          <w:t>– “</w:t>
        </w:r>
        <w:r w:rsidR="00502B19" w:rsidRPr="00502B19">
          <w:rPr>
            <w:rFonts w:cs="Arial"/>
            <w:lang w:val="es-MX"/>
          </w:rPr>
          <w:t xml:space="preserve">Manual IMIPAW Alimentador inteligente para mascotas, capacidad de 3L </w:t>
        </w:r>
        <w:r w:rsidR="00502B19">
          <w:rPr>
            <w:rFonts w:cs="Arial"/>
            <w:lang w:val="es-MX"/>
          </w:rPr>
          <w:t>–</w:t>
        </w:r>
        <w:r w:rsidR="00502B19" w:rsidRPr="00502B19">
          <w:rPr>
            <w:rFonts w:cs="Arial"/>
            <w:lang w:val="es-MX"/>
          </w:rPr>
          <w:t xml:space="preserve"> ESPAÑOL</w:t>
        </w:r>
        <w:r w:rsidR="00502B19">
          <w:rPr>
            <w:rFonts w:cs="Arial"/>
            <w:lang w:val="es-MX"/>
          </w:rPr>
          <w:t>”</w:t>
        </w:r>
      </w:ins>
    </w:p>
    <w:p w14:paraId="25D05A29" w14:textId="43D750EE" w:rsidR="004E6E70" w:rsidRDefault="004E6E70" w:rsidP="00BF09DF">
      <w:pPr>
        <w:pStyle w:val="Prrafodelista"/>
        <w:ind w:left="1416"/>
        <w:rPr>
          <w:ins w:id="356" w:author="Usuario-1" w:date="2025-01-14T19:53:00Z"/>
          <w:rFonts w:cs="Arial"/>
          <w:lang w:val="es-MX"/>
        </w:rPr>
      </w:pPr>
      <w:ins w:id="357" w:author="Usuario-1" w:date="2025-01-21T18:32:00Z">
        <w:r>
          <w:rPr>
            <w:rFonts w:cs="Arial"/>
            <w:lang w:val="es-MX"/>
          </w:rPr>
          <w:tab/>
          <w:t>Videos publ</w:t>
        </w:r>
      </w:ins>
      <w:ins w:id="358" w:author="Usuario-1" w:date="2025-01-21T18:33:00Z">
        <w:r>
          <w:rPr>
            <w:rFonts w:cs="Arial"/>
            <w:lang w:val="es-MX"/>
          </w:rPr>
          <w:t>icados en redes: YOUTUBE</w:t>
        </w:r>
      </w:ins>
    </w:p>
    <w:p w14:paraId="52E5F98A" w14:textId="36488E75" w:rsidR="00BF09DF" w:rsidRDefault="00112A2C" w:rsidP="00BF09DF">
      <w:pPr>
        <w:pStyle w:val="Prrafodelista"/>
        <w:ind w:left="1416"/>
        <w:rPr>
          <w:ins w:id="359" w:author="Usuario-1" w:date="2025-01-21T18:33:00Z"/>
          <w:rFonts w:cs="Arial"/>
          <w:lang w:val="es-MX"/>
        </w:rPr>
      </w:pPr>
      <w:ins w:id="360" w:author="Usuario-1" w:date="2025-01-14T19:53:00Z">
        <w:r>
          <w:rPr>
            <w:rFonts w:cs="Arial"/>
            <w:lang w:val="es-MX"/>
          </w:rPr>
          <w:t xml:space="preserve">Elaborar documento y </w:t>
        </w:r>
      </w:ins>
      <w:del w:id="361" w:author="Usuario-1" w:date="2025-01-14T19:53:00Z">
        <w:r w:rsidR="00BF09DF" w:rsidDel="00112A2C">
          <w:rPr>
            <w:rFonts w:cs="Arial"/>
            <w:lang w:val="es-MX"/>
          </w:rPr>
          <w:delText xml:space="preserve">, </w:delText>
        </w:r>
      </w:del>
      <w:r w:rsidR="00BF09DF">
        <w:rPr>
          <w:rFonts w:cs="Arial"/>
          <w:lang w:val="es-MX"/>
        </w:rPr>
        <w:t>ajustar a la funcionalidad y objetivos del proyecto</w:t>
      </w:r>
    </w:p>
    <w:p w14:paraId="188DE9BC" w14:textId="262F5A63" w:rsidR="004E6E70" w:rsidRDefault="004E6E70" w:rsidP="00BF09DF">
      <w:pPr>
        <w:pStyle w:val="Prrafodelista"/>
        <w:ind w:left="1416"/>
        <w:rPr>
          <w:ins w:id="362" w:author="Usuario-1" w:date="2025-01-21T18:33:00Z"/>
          <w:rFonts w:cs="Arial"/>
          <w:lang w:val="es-MX"/>
        </w:rPr>
      </w:pPr>
      <w:ins w:id="363" w:author="Usuario-1" w:date="2025-01-21T18:33:00Z">
        <w:r>
          <w:rPr>
            <w:rFonts w:cs="Arial"/>
            <w:lang w:val="es-MX"/>
          </w:rPr>
          <w:tab/>
          <w:t>Documento PDF</w:t>
        </w:r>
      </w:ins>
    </w:p>
    <w:p w14:paraId="01AB3C32" w14:textId="3EEC9E6E" w:rsidR="004E6E70" w:rsidRDefault="004E6E70" w:rsidP="00BF09DF">
      <w:pPr>
        <w:pStyle w:val="Prrafodelista"/>
        <w:ind w:left="1416"/>
        <w:rPr>
          <w:rFonts w:cs="Arial"/>
          <w:lang w:val="es-MX"/>
        </w:rPr>
      </w:pPr>
      <w:ins w:id="364" w:author="Usuario-1" w:date="2025-01-21T18:33:00Z">
        <w:r>
          <w:rPr>
            <w:rFonts w:cs="Arial"/>
            <w:lang w:val="es-MX"/>
          </w:rPr>
          <w:tab/>
          <w:t>Video a publicar en CANAL YOUTUBE</w:t>
        </w:r>
      </w:ins>
    </w:p>
    <w:p w14:paraId="5192A513" w14:textId="419A6CBF" w:rsidR="00BF09DF" w:rsidRDefault="00155426" w:rsidP="00BF09DF">
      <w:pPr>
        <w:pStyle w:val="Prrafodelista"/>
        <w:ind w:left="1416"/>
        <w:rPr>
          <w:ins w:id="365" w:author="Usuario-1" w:date="2025-01-14T19:53:00Z"/>
          <w:rFonts w:cs="Arial"/>
          <w:lang w:val="es-MX"/>
        </w:rPr>
      </w:pPr>
      <w:r>
        <w:rPr>
          <w:rFonts w:cs="Arial"/>
          <w:lang w:val="es-MX"/>
        </w:rPr>
        <w:t>Elaborar</w:t>
      </w:r>
      <w:r w:rsidR="00BF09DF">
        <w:rPr>
          <w:rFonts w:cs="Arial"/>
          <w:lang w:val="es-MX"/>
        </w:rPr>
        <w:t xml:space="preserve"> videos </w:t>
      </w:r>
      <w:r>
        <w:rPr>
          <w:rFonts w:cs="Arial"/>
          <w:lang w:val="es-MX"/>
        </w:rPr>
        <w:t>por funcionalidad</w:t>
      </w:r>
    </w:p>
    <w:p w14:paraId="5C4AADA8" w14:textId="5587DA72" w:rsidR="00112A2C" w:rsidRDefault="00112A2C" w:rsidP="00BF09DF">
      <w:pPr>
        <w:pStyle w:val="Prrafodelista"/>
        <w:ind w:left="1416"/>
        <w:rPr>
          <w:ins w:id="366" w:author="Usuario-1" w:date="2025-01-14T19:54:00Z"/>
          <w:rFonts w:cs="Arial"/>
          <w:lang w:val="es-MX"/>
        </w:rPr>
      </w:pPr>
      <w:ins w:id="367" w:author="Usuario-1" w:date="2025-01-14T19:53:00Z">
        <w:r>
          <w:rPr>
            <w:rFonts w:cs="Arial"/>
            <w:lang w:val="es-MX"/>
          </w:rPr>
          <w:tab/>
          <w:t>Recepción del pro</w:t>
        </w:r>
      </w:ins>
      <w:ins w:id="368" w:author="Usuario-1" w:date="2025-01-14T19:54:00Z">
        <w:r>
          <w:rPr>
            <w:rFonts w:cs="Arial"/>
            <w:lang w:val="es-MX"/>
          </w:rPr>
          <w:t>ducto</w:t>
        </w:r>
      </w:ins>
    </w:p>
    <w:p w14:paraId="57D42AB1" w14:textId="6EA0722F" w:rsidR="00112A2C" w:rsidRDefault="00112A2C" w:rsidP="00BF09DF">
      <w:pPr>
        <w:pStyle w:val="Prrafodelista"/>
        <w:ind w:left="1416"/>
        <w:rPr>
          <w:ins w:id="369" w:author="Usuario-1" w:date="2025-01-14T19:55:00Z"/>
          <w:rFonts w:cs="Arial"/>
          <w:lang w:val="es-MX"/>
        </w:rPr>
      </w:pPr>
      <w:ins w:id="370" w:author="Usuario-1" w:date="2025-01-14T19:54:00Z">
        <w:r>
          <w:rPr>
            <w:rFonts w:cs="Arial"/>
            <w:lang w:val="es-MX"/>
          </w:rPr>
          <w:tab/>
          <w:t>Conexión energía</w:t>
        </w:r>
      </w:ins>
    </w:p>
    <w:p w14:paraId="1C497368" w14:textId="1792B628" w:rsidR="00112A2C" w:rsidRDefault="00112A2C" w:rsidP="00BF09DF">
      <w:pPr>
        <w:pStyle w:val="Prrafodelista"/>
        <w:ind w:left="1416"/>
        <w:rPr>
          <w:ins w:id="371" w:author="Usuario-1" w:date="2025-01-14T19:54:00Z"/>
          <w:rFonts w:cs="Arial"/>
          <w:lang w:val="es-MX"/>
        </w:rPr>
      </w:pPr>
      <w:ins w:id="372" w:author="Usuario-1" w:date="2025-01-14T19:55:00Z">
        <w:r>
          <w:rPr>
            <w:rFonts w:cs="Arial"/>
            <w:lang w:val="es-MX"/>
          </w:rPr>
          <w:tab/>
          <w:t>Conexión a red</w:t>
        </w:r>
      </w:ins>
    </w:p>
    <w:p w14:paraId="675A53C0" w14:textId="1686BCC7" w:rsidR="00112A2C" w:rsidRDefault="00112A2C" w:rsidP="00BF09DF">
      <w:pPr>
        <w:pStyle w:val="Prrafodelista"/>
        <w:ind w:left="1416"/>
        <w:rPr>
          <w:ins w:id="373" w:author="Usuario-1" w:date="2025-01-21T18:33:00Z"/>
          <w:rFonts w:cs="Arial"/>
          <w:lang w:val="es-MX"/>
        </w:rPr>
      </w:pPr>
      <w:ins w:id="374" w:author="Usuario-1" w:date="2025-01-14T19:54:00Z">
        <w:r>
          <w:rPr>
            <w:rFonts w:cs="Arial"/>
            <w:lang w:val="es-MX"/>
          </w:rPr>
          <w:tab/>
          <w:t xml:space="preserve">Configuración </w:t>
        </w:r>
      </w:ins>
      <w:ins w:id="375" w:author="Usuario-1" w:date="2025-01-14T19:55:00Z">
        <w:r>
          <w:rPr>
            <w:rFonts w:cs="Arial"/>
            <w:lang w:val="es-MX"/>
          </w:rPr>
          <w:t>de funcionalidad</w:t>
        </w:r>
      </w:ins>
    </w:p>
    <w:p w14:paraId="4A04E2ED" w14:textId="34A9FD67" w:rsidR="004E6E70" w:rsidRDefault="004E6E70" w:rsidP="00BF09DF">
      <w:pPr>
        <w:pStyle w:val="Prrafodelista"/>
        <w:ind w:left="1416"/>
        <w:rPr>
          <w:ins w:id="376" w:author="Usuario-1" w:date="2025-01-21T18:33:00Z"/>
          <w:rFonts w:cs="Arial"/>
          <w:lang w:val="es-MX"/>
        </w:rPr>
      </w:pPr>
      <w:ins w:id="377" w:author="Usuario-1" w:date="2025-01-21T18:33:00Z">
        <w:r>
          <w:rPr>
            <w:rFonts w:cs="Arial"/>
            <w:lang w:val="es-MX"/>
          </w:rPr>
          <w:tab/>
          <w:t>Limpieza</w:t>
        </w:r>
      </w:ins>
    </w:p>
    <w:p w14:paraId="786B2BA9" w14:textId="6F39DEA7" w:rsidR="004E6E70" w:rsidRDefault="004E6E70" w:rsidP="00BF09DF">
      <w:pPr>
        <w:pStyle w:val="Prrafodelista"/>
        <w:ind w:left="1416"/>
        <w:rPr>
          <w:ins w:id="378" w:author="Usuario-1" w:date="2025-01-21T18:33:00Z"/>
          <w:rFonts w:cs="Arial"/>
          <w:lang w:val="es-MX"/>
        </w:rPr>
      </w:pPr>
      <w:ins w:id="379" w:author="Usuario-1" w:date="2025-01-21T18:33:00Z">
        <w:r>
          <w:rPr>
            <w:rFonts w:cs="Arial"/>
            <w:lang w:val="es-MX"/>
          </w:rPr>
          <w:tab/>
          <w:t>Cuidados</w:t>
        </w:r>
      </w:ins>
    </w:p>
    <w:p w14:paraId="3442E3CF" w14:textId="7F171C6A" w:rsidR="004E6E70" w:rsidRDefault="004E6E70" w:rsidP="00BF09DF">
      <w:pPr>
        <w:pStyle w:val="Prrafodelista"/>
        <w:ind w:left="1416"/>
        <w:rPr>
          <w:ins w:id="380" w:author="Usuario-1" w:date="2025-01-14T19:54:00Z"/>
          <w:rFonts w:cs="Arial"/>
          <w:lang w:val="es-MX"/>
        </w:rPr>
      </w:pPr>
      <w:ins w:id="381" w:author="Usuario-1" w:date="2025-01-21T18:33:00Z">
        <w:r>
          <w:rPr>
            <w:rFonts w:cs="Arial"/>
            <w:lang w:val="es-MX"/>
          </w:rPr>
          <w:tab/>
          <w:t>Otros</w:t>
        </w:r>
      </w:ins>
    </w:p>
    <w:p w14:paraId="306FB260" w14:textId="481AE8A9" w:rsidR="00112A2C" w:rsidRPr="00D86EB7" w:rsidRDefault="00112A2C" w:rsidP="00BF09DF">
      <w:pPr>
        <w:pStyle w:val="Prrafodelista"/>
        <w:ind w:left="1416"/>
        <w:rPr>
          <w:rFonts w:cs="Arial"/>
          <w:lang w:val="es-MX"/>
        </w:rPr>
      </w:pPr>
      <w:ins w:id="382" w:author="Usuario-1" w:date="2025-01-14T19:54:00Z">
        <w:r>
          <w:rPr>
            <w:rFonts w:cs="Arial"/>
            <w:lang w:val="es-MX"/>
          </w:rPr>
          <w:tab/>
        </w:r>
      </w:ins>
    </w:p>
    <w:p w14:paraId="70B269E7" w14:textId="77777777" w:rsidR="00D46B5E" w:rsidRPr="00D86EB7" w:rsidRDefault="00D46B5E" w:rsidP="00D46B5E">
      <w:pPr>
        <w:pStyle w:val="Prrafodelista"/>
        <w:rPr>
          <w:rFonts w:cs="Arial"/>
          <w:lang w:val="es-MX"/>
        </w:rPr>
      </w:pPr>
    </w:p>
    <w:p w14:paraId="5D47ABDC" w14:textId="7B70A792" w:rsidR="000D6E1B" w:rsidRDefault="000D6E1B" w:rsidP="000D6E1B">
      <w:pPr>
        <w:pStyle w:val="Prrafodelista"/>
        <w:numPr>
          <w:ilvl w:val="0"/>
          <w:numId w:val="1"/>
        </w:numPr>
        <w:rPr>
          <w:ins w:id="383" w:author="Usuario-1" w:date="2025-01-14T20:03:00Z"/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IDENTIFICA</w:t>
      </w:r>
      <w:r w:rsidR="00BE5BCE" w:rsidRPr="00BE5BCE">
        <w:rPr>
          <w:rFonts w:cs="Arial"/>
          <w:b/>
          <w:bCs/>
          <w:lang w:val="es-MX"/>
        </w:rPr>
        <w:t>R</w:t>
      </w:r>
      <w:r w:rsidRPr="00BE5BCE">
        <w:rPr>
          <w:rFonts w:cs="Arial"/>
          <w:b/>
          <w:bCs/>
          <w:lang w:val="es-MX"/>
        </w:rPr>
        <w:t xml:space="preserve"> PROBLEMAS QUE SE PUEDAN PRESENTAR EN EL USO</w:t>
      </w:r>
      <w:ins w:id="384" w:author="Usuario-1" w:date="2025-01-14T20:03:00Z">
        <w:r w:rsidR="00BD6103">
          <w:rPr>
            <w:rFonts w:cs="Arial"/>
            <w:b/>
            <w:bCs/>
            <w:lang w:val="es-MX"/>
          </w:rPr>
          <w:t xml:space="preserve"> DE </w:t>
        </w:r>
      </w:ins>
      <w:ins w:id="385" w:author="Usuario-1" w:date="2025-01-22T15:26:00Z">
        <w:r w:rsidR="00560F8C">
          <w:rPr>
            <w:rFonts w:cs="Arial"/>
            <w:b/>
            <w:bCs/>
            <w:lang w:val="es-MX"/>
          </w:rPr>
          <w:t xml:space="preserve">LOS </w:t>
        </w:r>
      </w:ins>
      <w:ins w:id="386" w:author="Usuario-1" w:date="2025-01-14T20:03:00Z">
        <w:r w:rsidR="00BD6103">
          <w:rPr>
            <w:rFonts w:cs="Arial"/>
            <w:b/>
            <w:bCs/>
            <w:lang w:val="es-MX"/>
          </w:rPr>
          <w:t>PRODUCTOS</w:t>
        </w:r>
      </w:ins>
    </w:p>
    <w:p w14:paraId="6325F3EE" w14:textId="77777777" w:rsidR="00BD6103" w:rsidRPr="00BE5BCE" w:rsidRDefault="00BD6103">
      <w:pPr>
        <w:pStyle w:val="Prrafodelista"/>
        <w:rPr>
          <w:rFonts w:cs="Arial"/>
          <w:b/>
          <w:bCs/>
          <w:lang w:val="es-MX"/>
        </w:rPr>
        <w:pPrChange w:id="387" w:author="Usuario-1" w:date="2025-01-14T20:03:00Z">
          <w:pPr>
            <w:pStyle w:val="Prrafodelista"/>
            <w:numPr>
              <w:numId w:val="1"/>
            </w:numPr>
            <w:ind w:hanging="360"/>
          </w:pPr>
        </w:pPrChange>
      </w:pPr>
    </w:p>
    <w:p w14:paraId="2284EB12" w14:textId="048C33A5" w:rsidR="00BF09DF" w:rsidRDefault="00BF09DF" w:rsidP="00BF09DF">
      <w:pPr>
        <w:pStyle w:val="Prrafodelista"/>
        <w:ind w:left="1416"/>
        <w:rPr>
          <w:rFonts w:cs="Arial"/>
          <w:lang w:val="es-MX"/>
        </w:rPr>
      </w:pPr>
      <w:r>
        <w:rPr>
          <w:rFonts w:cs="Arial"/>
          <w:lang w:val="es-MX"/>
        </w:rPr>
        <w:t>Equipos eléctricos/electrónicos si se va la corriente/luz</w:t>
      </w:r>
    </w:p>
    <w:p w14:paraId="11A5FE50" w14:textId="0EB6079F" w:rsidR="00155426" w:rsidRDefault="00155426" w:rsidP="00BF09DF">
      <w:pPr>
        <w:pStyle w:val="Prrafodelista"/>
        <w:ind w:left="1416"/>
        <w:rPr>
          <w:rFonts w:cs="Arial"/>
          <w:lang w:val="es-MX"/>
        </w:rPr>
      </w:pPr>
      <w:r>
        <w:rPr>
          <w:rFonts w:cs="Arial"/>
          <w:lang w:val="es-MX"/>
        </w:rPr>
        <w:t>Reinstalar / reconfigurar /Reprogramar operación</w:t>
      </w:r>
    </w:p>
    <w:p w14:paraId="69475B23" w14:textId="77777777" w:rsidR="00155426" w:rsidRPr="00D86EB7" w:rsidRDefault="00155426" w:rsidP="00BF09DF">
      <w:pPr>
        <w:pStyle w:val="Prrafodelista"/>
        <w:ind w:left="1416"/>
        <w:rPr>
          <w:rFonts w:cs="Arial"/>
          <w:lang w:val="es-MX"/>
        </w:rPr>
      </w:pPr>
    </w:p>
    <w:p w14:paraId="035F01BA" w14:textId="4CB815EC" w:rsidR="000D6E1B" w:rsidRPr="00BE5BCE" w:rsidRDefault="000D6E1B" w:rsidP="000D6E1B">
      <w:pPr>
        <w:pStyle w:val="Prrafodelista"/>
        <w:numPr>
          <w:ilvl w:val="0"/>
          <w:numId w:val="1"/>
        </w:numPr>
        <w:rPr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CREAR SISTEMA DE INDUCCION Y CAPACITACIÓN EN EL USO DEL PRODUCTO.</w:t>
      </w:r>
    </w:p>
    <w:p w14:paraId="5CCF7A17" w14:textId="31FDF35B" w:rsidR="00016A1B" w:rsidRDefault="00016A1B" w:rsidP="000D6E1B">
      <w:pPr>
        <w:pStyle w:val="Prrafodelista"/>
        <w:numPr>
          <w:ilvl w:val="0"/>
          <w:numId w:val="2"/>
        </w:numPr>
        <w:rPr>
          <w:ins w:id="388" w:author="Usuario-1" w:date="2025-01-14T19:56:00Z"/>
          <w:rFonts w:cs="Arial"/>
          <w:lang w:val="es-MX"/>
        </w:rPr>
      </w:pPr>
      <w:r w:rsidRPr="00112A2C">
        <w:rPr>
          <w:rFonts w:cs="Arial"/>
          <w:b/>
          <w:bCs/>
          <w:lang w:val="es-MX"/>
          <w:rPrChange w:id="389" w:author="Usuario-1" w:date="2025-01-14T19:56:00Z">
            <w:rPr>
              <w:rFonts w:cs="Arial"/>
              <w:lang w:val="es-MX"/>
            </w:rPr>
          </w:rPrChange>
        </w:rPr>
        <w:t>CORREO DE GMAIL</w:t>
      </w:r>
      <w:ins w:id="390" w:author="Usuario-1" w:date="2025-01-14T19:56:00Z">
        <w:r w:rsidR="00112A2C">
          <w:rPr>
            <w:rFonts w:cs="Arial"/>
            <w:lang w:val="es-MX"/>
          </w:rPr>
          <w:t xml:space="preserve">:    </w:t>
        </w:r>
        <w:r w:rsidR="00112A2C">
          <w:rPr>
            <w:rFonts w:cs="Arial"/>
            <w:lang w:val="es-MX"/>
          </w:rPr>
          <w:fldChar w:fldCharType="begin"/>
        </w:r>
        <w:r w:rsidR="00112A2C">
          <w:rPr>
            <w:rFonts w:cs="Arial"/>
            <w:lang w:val="es-MX"/>
          </w:rPr>
          <w:instrText xml:space="preserve"> HYPERLINK "mailto:</w:instrText>
        </w:r>
        <w:r w:rsidR="00112A2C" w:rsidRPr="00112A2C">
          <w:rPr>
            <w:rFonts w:cs="Arial"/>
            <w:lang w:val="es-MX"/>
          </w:rPr>
          <w:instrText>fixiosolutions@gmail.com</w:instrText>
        </w:r>
        <w:r w:rsidR="00112A2C">
          <w:rPr>
            <w:rFonts w:cs="Arial"/>
            <w:lang w:val="es-MX"/>
          </w:rPr>
          <w:instrText xml:space="preserve">" </w:instrText>
        </w:r>
        <w:r w:rsidR="00112A2C">
          <w:rPr>
            <w:rFonts w:cs="Arial"/>
            <w:lang w:val="es-MX"/>
          </w:rPr>
          <w:fldChar w:fldCharType="separate"/>
        </w:r>
        <w:r w:rsidR="00112A2C" w:rsidRPr="004707CD">
          <w:rPr>
            <w:rStyle w:val="Hipervnculo"/>
            <w:rFonts w:cs="Arial"/>
            <w:lang w:val="es-MX"/>
          </w:rPr>
          <w:t>fixiosolutions@gmail.com</w:t>
        </w:r>
        <w:r w:rsidR="00112A2C">
          <w:rPr>
            <w:rFonts w:cs="Arial"/>
            <w:lang w:val="es-MX"/>
          </w:rPr>
          <w:fldChar w:fldCharType="end"/>
        </w:r>
      </w:ins>
    </w:p>
    <w:p w14:paraId="1CDBD587" w14:textId="76A837BB" w:rsidR="00112A2C" w:rsidDel="00112A2C" w:rsidRDefault="00112A2C">
      <w:pPr>
        <w:pStyle w:val="Prrafodelista"/>
        <w:ind w:left="1776"/>
        <w:rPr>
          <w:del w:id="391" w:author="Usuario-1" w:date="2025-01-14T19:56:00Z"/>
          <w:rFonts w:cs="Arial"/>
          <w:lang w:val="es-MX"/>
        </w:rPr>
        <w:pPrChange w:id="392" w:author="Usuario-1" w:date="2025-01-14T19:56:00Z">
          <w:pPr>
            <w:pStyle w:val="Prrafodelista"/>
            <w:numPr>
              <w:numId w:val="2"/>
            </w:numPr>
            <w:ind w:left="1776" w:hanging="360"/>
          </w:pPr>
        </w:pPrChange>
      </w:pPr>
    </w:p>
    <w:p w14:paraId="3BD558E6" w14:textId="76A0F538" w:rsidR="000D6E1B" w:rsidRPr="00D86EB7" w:rsidRDefault="000D6E1B" w:rsidP="000D6E1B">
      <w:pPr>
        <w:pStyle w:val="Prrafodelista"/>
        <w:numPr>
          <w:ilvl w:val="0"/>
          <w:numId w:val="2"/>
        </w:numPr>
        <w:rPr>
          <w:rFonts w:cs="Arial"/>
          <w:lang w:val="es-MX"/>
        </w:rPr>
      </w:pPr>
      <w:r w:rsidRPr="00D86EB7">
        <w:rPr>
          <w:rFonts w:cs="Arial"/>
          <w:lang w:val="es-MX"/>
        </w:rPr>
        <w:t>USO DE CANAL DE YOUTUBE</w:t>
      </w:r>
      <w:r w:rsidR="00016A1B">
        <w:rPr>
          <w:rFonts w:cs="Arial"/>
          <w:lang w:val="es-MX"/>
        </w:rPr>
        <w:t xml:space="preserve"> CON IMPACTO DE LA MARCA</w:t>
      </w:r>
    </w:p>
    <w:p w14:paraId="564AF8A0" w14:textId="420BD03F" w:rsidR="000D6E1B" w:rsidRDefault="00016A1B" w:rsidP="000D6E1B">
      <w:pPr>
        <w:pStyle w:val="Prrafodelista"/>
        <w:numPr>
          <w:ilvl w:val="0"/>
          <w:numId w:val="2"/>
        </w:numPr>
        <w:rPr>
          <w:ins w:id="393" w:author="Usuario-1" w:date="2025-01-14T20:03:00Z"/>
          <w:rFonts w:cs="Arial"/>
          <w:lang w:val="es-MX"/>
        </w:rPr>
      </w:pPr>
      <w:r>
        <w:rPr>
          <w:rFonts w:cs="Arial"/>
          <w:lang w:val="es-MX"/>
        </w:rPr>
        <w:t xml:space="preserve">ELABORAR </w:t>
      </w:r>
      <w:ins w:id="394" w:author="Usuario-1" w:date="2025-01-14T19:57:00Z">
        <w:r w:rsidR="00112A2C">
          <w:rPr>
            <w:rFonts w:cs="Arial"/>
            <w:lang w:val="es-MX"/>
          </w:rPr>
          <w:t xml:space="preserve">PUBLICAR </w:t>
        </w:r>
      </w:ins>
      <w:r w:rsidR="000D6E1B" w:rsidRPr="00D86EB7">
        <w:rPr>
          <w:rFonts w:cs="Arial"/>
          <w:lang w:val="es-MX"/>
        </w:rPr>
        <w:t>MANUAL DE OPERACIÓN</w:t>
      </w:r>
      <w:r>
        <w:rPr>
          <w:rFonts w:cs="Arial"/>
          <w:lang w:val="es-MX"/>
        </w:rPr>
        <w:t xml:space="preserve"> DEL PRODUCTO CON IMPACTO DE LA MARCA</w:t>
      </w:r>
    </w:p>
    <w:p w14:paraId="5A40D21C" w14:textId="77777777" w:rsidR="00BD6103" w:rsidRPr="00D86EB7" w:rsidRDefault="00BD6103">
      <w:pPr>
        <w:pStyle w:val="Prrafodelista"/>
        <w:ind w:left="1776"/>
        <w:rPr>
          <w:rFonts w:cs="Arial"/>
          <w:lang w:val="es-MX"/>
        </w:rPr>
        <w:pPrChange w:id="395" w:author="Usuario-1" w:date="2025-01-14T20:03:00Z">
          <w:pPr>
            <w:pStyle w:val="Prrafodelista"/>
            <w:numPr>
              <w:numId w:val="2"/>
            </w:numPr>
            <w:ind w:left="1776" w:hanging="360"/>
          </w:pPr>
        </w:pPrChange>
      </w:pPr>
    </w:p>
    <w:p w14:paraId="3B6AC1CB" w14:textId="50EF1876" w:rsidR="000D6E1B" w:rsidRDefault="000D6E1B" w:rsidP="000D6E1B">
      <w:pPr>
        <w:pStyle w:val="Prrafodelista"/>
        <w:numPr>
          <w:ilvl w:val="0"/>
          <w:numId w:val="1"/>
        </w:numPr>
        <w:rPr>
          <w:ins w:id="396" w:author="Usuario-1" w:date="2025-01-14T19:57:00Z"/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 xml:space="preserve">REVISAR SISTEMA DE </w:t>
      </w:r>
      <w:r w:rsidR="00814D0B" w:rsidRPr="00BE5BCE">
        <w:rPr>
          <w:rFonts w:cs="Arial"/>
          <w:b/>
          <w:bCs/>
          <w:lang w:val="es-MX"/>
        </w:rPr>
        <w:t>RECAUDO</w:t>
      </w:r>
      <w:r w:rsidRPr="00BE5BCE">
        <w:rPr>
          <w:rFonts w:cs="Arial"/>
          <w:b/>
          <w:bCs/>
          <w:lang w:val="es-MX"/>
        </w:rPr>
        <w:t xml:space="preserve"> POR VENTA DE PRODUCTOS</w:t>
      </w:r>
    </w:p>
    <w:p w14:paraId="7F8A529C" w14:textId="51735476" w:rsidR="00112A2C" w:rsidRDefault="00112A2C">
      <w:pPr>
        <w:pStyle w:val="Prrafodelista"/>
        <w:numPr>
          <w:ilvl w:val="0"/>
          <w:numId w:val="2"/>
        </w:numPr>
        <w:rPr>
          <w:ins w:id="397" w:author="Usuario-1" w:date="2025-01-22T15:26:00Z"/>
          <w:rFonts w:cs="Arial"/>
          <w:lang w:val="es-MX"/>
        </w:rPr>
      </w:pPr>
      <w:ins w:id="398" w:author="Usuario-1" w:date="2025-01-14T19:57:00Z">
        <w:r w:rsidRPr="00112A2C">
          <w:rPr>
            <w:rFonts w:cs="Arial"/>
            <w:lang w:val="es-MX"/>
            <w:rPrChange w:id="399" w:author="Usuario-1" w:date="2025-01-14T19:57:00Z">
              <w:rPr>
                <w:rFonts w:cs="Arial"/>
                <w:b/>
                <w:bCs/>
                <w:lang w:val="es-MX"/>
              </w:rPr>
            </w:rPrChange>
          </w:rPr>
          <w:t xml:space="preserve">Crear cuenta </w:t>
        </w:r>
        <w:r>
          <w:rPr>
            <w:rFonts w:cs="Arial"/>
            <w:lang w:val="es-MX"/>
          </w:rPr>
          <w:t>para recaudo</w:t>
        </w:r>
      </w:ins>
      <w:ins w:id="400" w:author="Usuario-1" w:date="2025-01-22T15:26:00Z">
        <w:r w:rsidR="00560F8C">
          <w:rPr>
            <w:rFonts w:cs="Arial"/>
            <w:lang w:val="es-MX"/>
          </w:rPr>
          <w:t>:</w:t>
        </w:r>
      </w:ins>
    </w:p>
    <w:p w14:paraId="507C2342" w14:textId="4154C239" w:rsidR="00560F8C" w:rsidRPr="00460476" w:rsidRDefault="00560F8C" w:rsidP="00560F8C">
      <w:pPr>
        <w:pStyle w:val="Prrafodelista"/>
        <w:numPr>
          <w:ilvl w:val="1"/>
          <w:numId w:val="2"/>
        </w:numPr>
        <w:rPr>
          <w:ins w:id="401" w:author="Usuario-1" w:date="2025-01-22T15:27:00Z"/>
          <w:rFonts w:cs="Arial"/>
          <w:lang w:val="es-MX"/>
          <w:rPrChange w:id="402" w:author="Usuario-1" w:date="2025-01-22T15:27:00Z">
            <w:rPr>
              <w:ins w:id="403" w:author="Usuario-1" w:date="2025-01-22T15:27:00Z"/>
              <w:rFonts w:cs="Arial"/>
              <w:b/>
              <w:bCs/>
              <w:lang w:val="es-MX"/>
            </w:rPr>
          </w:rPrChange>
        </w:rPr>
      </w:pPr>
      <w:ins w:id="404" w:author="Usuario-1" w:date="2025-01-22T15:27:00Z">
        <w:r>
          <w:rPr>
            <w:rFonts w:cs="Arial"/>
            <w:lang w:val="es-MX"/>
          </w:rPr>
          <w:t xml:space="preserve">Abrir cuenta de ahorros en Bancolombia a nombre de </w:t>
        </w:r>
        <w:r w:rsidR="00460476">
          <w:rPr>
            <w:rFonts w:cs="Arial"/>
            <w:lang w:val="es-MX"/>
          </w:rPr>
          <w:t>“</w:t>
        </w:r>
        <w:r w:rsidRPr="00460476">
          <w:rPr>
            <w:rFonts w:cs="Arial"/>
            <w:b/>
            <w:bCs/>
            <w:lang w:val="es-MX"/>
            <w:rPrChange w:id="405" w:author="Usuario-1" w:date="2025-01-22T15:27:00Z">
              <w:rPr>
                <w:rFonts w:cs="Arial"/>
                <w:lang w:val="es-MX"/>
              </w:rPr>
            </w:rPrChange>
          </w:rPr>
          <w:t>FIXIO SOLUTIONS SAS</w:t>
        </w:r>
        <w:r w:rsidR="00460476">
          <w:rPr>
            <w:rFonts w:cs="Arial"/>
            <w:b/>
            <w:bCs/>
            <w:lang w:val="es-MX"/>
          </w:rPr>
          <w:t>”</w:t>
        </w:r>
      </w:ins>
    </w:p>
    <w:p w14:paraId="6BABD15B" w14:textId="77777777" w:rsidR="00460476" w:rsidRDefault="00460476">
      <w:pPr>
        <w:pStyle w:val="Prrafodelista"/>
        <w:numPr>
          <w:ilvl w:val="1"/>
          <w:numId w:val="2"/>
        </w:numPr>
        <w:rPr>
          <w:ins w:id="406" w:author="Usuario-1" w:date="2025-01-21T18:34:00Z"/>
          <w:rFonts w:cs="Arial"/>
          <w:lang w:val="es-MX"/>
        </w:rPr>
        <w:pPrChange w:id="407" w:author="Usuario-1" w:date="2025-01-22T15:27:00Z">
          <w:pPr>
            <w:pStyle w:val="Prrafodelista"/>
            <w:numPr>
              <w:numId w:val="2"/>
            </w:numPr>
            <w:ind w:left="1776" w:hanging="360"/>
          </w:pPr>
        </w:pPrChange>
      </w:pPr>
    </w:p>
    <w:p w14:paraId="489A2267" w14:textId="21DD8369" w:rsidR="004E6E70" w:rsidRDefault="004E6E70">
      <w:pPr>
        <w:pStyle w:val="Prrafodelista"/>
        <w:numPr>
          <w:ilvl w:val="0"/>
          <w:numId w:val="2"/>
        </w:numPr>
        <w:rPr>
          <w:ins w:id="408" w:author="Usuario-1" w:date="2025-01-21T18:34:00Z"/>
          <w:rFonts w:cs="Arial"/>
          <w:lang w:val="es-MX"/>
        </w:rPr>
      </w:pPr>
      <w:proofErr w:type="gramStart"/>
      <w:ins w:id="409" w:author="Usuario-1" w:date="2025-01-21T18:34:00Z">
        <w:r>
          <w:rPr>
            <w:rFonts w:cs="Arial"/>
            <w:lang w:val="es-MX"/>
          </w:rPr>
          <w:t>Sistema de NEQUI?</w:t>
        </w:r>
        <w:proofErr w:type="gramEnd"/>
      </w:ins>
    </w:p>
    <w:p w14:paraId="4A070605" w14:textId="77777777" w:rsidR="004E6E70" w:rsidRPr="00112A2C" w:rsidRDefault="004E6E70">
      <w:pPr>
        <w:pStyle w:val="Prrafodelista"/>
        <w:ind w:left="1776"/>
        <w:rPr>
          <w:rFonts w:cs="Arial"/>
          <w:lang w:val="es-MX"/>
          <w:rPrChange w:id="410" w:author="Usuario-1" w:date="2025-01-14T19:57:00Z">
            <w:rPr>
              <w:rFonts w:cs="Arial"/>
              <w:b/>
              <w:bCs/>
              <w:lang w:val="es-MX"/>
            </w:rPr>
          </w:rPrChange>
        </w:rPr>
        <w:pPrChange w:id="411" w:author="Usuario-1" w:date="2025-01-21T18:34:00Z">
          <w:pPr>
            <w:pStyle w:val="Prrafodelista"/>
            <w:numPr>
              <w:numId w:val="1"/>
            </w:numPr>
            <w:ind w:hanging="360"/>
          </w:pPr>
        </w:pPrChange>
      </w:pPr>
    </w:p>
    <w:p w14:paraId="793E7416" w14:textId="0A7ED479" w:rsidR="000D6E1B" w:rsidRDefault="000D6E1B" w:rsidP="000D6E1B">
      <w:pPr>
        <w:pStyle w:val="Prrafodelista"/>
        <w:numPr>
          <w:ilvl w:val="0"/>
          <w:numId w:val="1"/>
        </w:numPr>
        <w:rPr>
          <w:ins w:id="412" w:author="Usuario-1" w:date="2025-01-21T18:34:00Z"/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REVISAR LEGALIZACIÓN DE LOS PRODUCTOS QUE SE ADQUIEREN</w:t>
      </w:r>
    </w:p>
    <w:p w14:paraId="3EA9D397" w14:textId="283AD038" w:rsidR="004E6E70" w:rsidRPr="004E6E70" w:rsidRDefault="004E6E70" w:rsidP="004E6E70">
      <w:pPr>
        <w:pStyle w:val="Prrafodelista"/>
        <w:numPr>
          <w:ilvl w:val="0"/>
          <w:numId w:val="2"/>
        </w:numPr>
        <w:rPr>
          <w:ins w:id="413" w:author="Usuario-1" w:date="2025-01-21T18:34:00Z"/>
          <w:rFonts w:cs="Arial"/>
          <w:lang w:val="es-MX"/>
          <w:rPrChange w:id="414" w:author="Usuario-1" w:date="2025-01-21T18:35:00Z">
            <w:rPr>
              <w:ins w:id="415" w:author="Usuario-1" w:date="2025-01-21T18:34:00Z"/>
              <w:rFonts w:cs="Arial"/>
              <w:b/>
              <w:bCs/>
              <w:lang w:val="es-MX"/>
            </w:rPr>
          </w:rPrChange>
        </w:rPr>
      </w:pPr>
      <w:ins w:id="416" w:author="Usuario-1" w:date="2025-01-21T18:34:00Z">
        <w:r w:rsidRPr="004E6E70">
          <w:rPr>
            <w:rFonts w:cs="Arial"/>
            <w:lang w:val="es-MX"/>
            <w:rPrChange w:id="417" w:author="Usuario-1" w:date="2025-01-21T18:35:00Z">
              <w:rPr>
                <w:rFonts w:cs="Arial"/>
                <w:b/>
                <w:bCs/>
                <w:lang w:val="es-MX"/>
              </w:rPr>
            </w:rPrChange>
          </w:rPr>
          <w:t>Guardar documentos recibidos del proveedor con identificación</w:t>
        </w:r>
      </w:ins>
    </w:p>
    <w:p w14:paraId="7352C5A3" w14:textId="4990D57D" w:rsidR="004E6E70" w:rsidRPr="004E6E70" w:rsidRDefault="004E6E70">
      <w:pPr>
        <w:pStyle w:val="Prrafodelista"/>
        <w:numPr>
          <w:ilvl w:val="0"/>
          <w:numId w:val="2"/>
        </w:numPr>
        <w:rPr>
          <w:ins w:id="418" w:author="Usuario-1" w:date="2025-01-14T20:03:00Z"/>
          <w:rFonts w:cs="Arial"/>
          <w:lang w:val="es-MX"/>
          <w:rPrChange w:id="419" w:author="Usuario-1" w:date="2025-01-21T18:35:00Z">
            <w:rPr>
              <w:ins w:id="420" w:author="Usuario-1" w:date="2025-01-14T20:03:00Z"/>
              <w:rFonts w:cs="Arial"/>
              <w:b/>
              <w:bCs/>
              <w:lang w:val="es-MX"/>
            </w:rPr>
          </w:rPrChange>
        </w:rPr>
        <w:pPrChange w:id="421" w:author="Usuario-1" w:date="2025-01-21T18:34:00Z">
          <w:pPr>
            <w:pStyle w:val="Prrafodelista"/>
            <w:numPr>
              <w:numId w:val="1"/>
            </w:numPr>
            <w:ind w:hanging="360"/>
          </w:pPr>
        </w:pPrChange>
      </w:pPr>
      <w:ins w:id="422" w:author="Usuario-1" w:date="2025-01-21T18:34:00Z">
        <w:r w:rsidRPr="004E6E70">
          <w:rPr>
            <w:rFonts w:cs="Arial"/>
            <w:lang w:val="es-MX"/>
            <w:rPrChange w:id="423" w:author="Usuario-1" w:date="2025-01-21T18:35:00Z">
              <w:rPr>
                <w:rFonts w:cs="Arial"/>
                <w:b/>
                <w:bCs/>
                <w:lang w:val="es-MX"/>
              </w:rPr>
            </w:rPrChange>
          </w:rPr>
          <w:t>Gener</w:t>
        </w:r>
      </w:ins>
      <w:ins w:id="424" w:author="Usuario-1" w:date="2025-01-21T18:35:00Z">
        <w:r w:rsidRPr="004E6E70">
          <w:rPr>
            <w:rFonts w:cs="Arial"/>
            <w:lang w:val="es-MX"/>
            <w:rPrChange w:id="425" w:author="Usuario-1" w:date="2025-01-21T18:35:00Z">
              <w:rPr>
                <w:rFonts w:cs="Arial"/>
                <w:b/>
                <w:bCs/>
                <w:lang w:val="es-MX"/>
              </w:rPr>
            </w:rPrChange>
          </w:rPr>
          <w:t>ar sistema de compra</w:t>
        </w:r>
      </w:ins>
    </w:p>
    <w:p w14:paraId="5D60097C" w14:textId="77777777" w:rsidR="00BD6103" w:rsidRPr="00BE5BCE" w:rsidRDefault="00BD6103">
      <w:pPr>
        <w:pStyle w:val="Prrafodelista"/>
        <w:rPr>
          <w:rFonts w:cs="Arial"/>
          <w:b/>
          <w:bCs/>
          <w:lang w:val="es-MX"/>
        </w:rPr>
        <w:pPrChange w:id="426" w:author="Usuario-1" w:date="2025-01-14T20:03:00Z">
          <w:pPr>
            <w:pStyle w:val="Prrafodelista"/>
            <w:numPr>
              <w:numId w:val="1"/>
            </w:numPr>
            <w:ind w:hanging="360"/>
          </w:pPr>
        </w:pPrChange>
      </w:pPr>
    </w:p>
    <w:p w14:paraId="644BBF2A" w14:textId="1CF496AF" w:rsidR="000D6E1B" w:rsidRDefault="00775F9F" w:rsidP="000D6E1B">
      <w:pPr>
        <w:pStyle w:val="Prrafodelista"/>
        <w:numPr>
          <w:ilvl w:val="0"/>
          <w:numId w:val="1"/>
        </w:numPr>
        <w:rPr>
          <w:ins w:id="427" w:author="Usuario-1" w:date="2025-01-14T19:57:00Z"/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DEFINIR LOGISTICA DE ENTREGA DE PRODUCTOS</w:t>
      </w:r>
    </w:p>
    <w:p w14:paraId="6E457DEE" w14:textId="01D0AF83" w:rsidR="00112A2C" w:rsidRPr="00ED6C38" w:rsidRDefault="00112A2C">
      <w:pPr>
        <w:ind w:left="1416"/>
        <w:rPr>
          <w:rFonts w:cs="Arial"/>
          <w:lang w:val="es-MX"/>
        </w:rPr>
        <w:pPrChange w:id="428" w:author="Usuario-1" w:date="2025-01-14T19:57:00Z">
          <w:pPr>
            <w:pStyle w:val="Prrafodelista"/>
            <w:numPr>
              <w:numId w:val="1"/>
            </w:numPr>
            <w:ind w:hanging="360"/>
          </w:pPr>
        </w:pPrChange>
      </w:pPr>
      <w:ins w:id="429" w:author="Usuario-1" w:date="2025-01-14T19:57:00Z">
        <w:r w:rsidRPr="00112A2C">
          <w:rPr>
            <w:rFonts w:cs="Arial"/>
            <w:lang w:val="es-MX"/>
            <w:rPrChange w:id="430" w:author="Usuario-1" w:date="2025-01-14T19:58:00Z">
              <w:rPr>
                <w:rFonts w:cs="Arial"/>
                <w:b/>
                <w:bCs/>
                <w:lang w:val="es-MX"/>
              </w:rPr>
            </w:rPrChange>
          </w:rPr>
          <w:t>Definir</w:t>
        </w:r>
      </w:ins>
      <w:ins w:id="431" w:author="Usuario-1" w:date="2025-01-14T19:58:00Z">
        <w:r w:rsidRPr="00112A2C">
          <w:rPr>
            <w:rFonts w:cs="Arial"/>
            <w:lang w:val="es-MX"/>
            <w:rPrChange w:id="432" w:author="Usuario-1" w:date="2025-01-14T19:58:00Z">
              <w:rPr>
                <w:rFonts w:cs="Arial"/>
                <w:b/>
                <w:bCs/>
                <w:lang w:val="es-MX"/>
              </w:rPr>
            </w:rPrChange>
          </w:rPr>
          <w:t xml:space="preserve"> tipo y forma de embalaje</w:t>
        </w:r>
      </w:ins>
    </w:p>
    <w:p w14:paraId="0C8CBF0F" w14:textId="7850B8B9" w:rsidR="00155426" w:rsidRDefault="00155426" w:rsidP="00155426">
      <w:pPr>
        <w:ind w:left="1416"/>
        <w:rPr>
          <w:rFonts w:cs="Arial"/>
          <w:lang w:val="es-MX"/>
        </w:rPr>
      </w:pPr>
      <w:r>
        <w:rPr>
          <w:rFonts w:cs="Arial"/>
          <w:lang w:val="es-MX"/>
        </w:rPr>
        <w:t xml:space="preserve">Definir validación </w:t>
      </w:r>
      <w:ins w:id="433" w:author="Usuario-1" w:date="2025-01-14T19:58:00Z">
        <w:r w:rsidR="00112A2C">
          <w:rPr>
            <w:rFonts w:cs="Arial"/>
            <w:lang w:val="es-MX"/>
          </w:rPr>
          <w:t>para la</w:t>
        </w:r>
      </w:ins>
      <w:del w:id="434" w:author="Usuario-1" w:date="2025-01-14T19:58:00Z">
        <w:r w:rsidDel="00112A2C">
          <w:rPr>
            <w:rFonts w:cs="Arial"/>
            <w:lang w:val="es-MX"/>
          </w:rPr>
          <w:delText>de</w:delText>
        </w:r>
      </w:del>
      <w:r>
        <w:rPr>
          <w:rFonts w:cs="Arial"/>
          <w:lang w:val="es-MX"/>
        </w:rPr>
        <w:t xml:space="preserve"> entrega de productos</w:t>
      </w:r>
    </w:p>
    <w:p w14:paraId="3A5B9C6E" w14:textId="73E687E2" w:rsidR="00155426" w:rsidRPr="00155426" w:rsidRDefault="00155426" w:rsidP="00155426">
      <w:pPr>
        <w:ind w:left="1416"/>
        <w:rPr>
          <w:rFonts w:cs="Arial"/>
          <w:lang w:val="es-MX"/>
        </w:rPr>
      </w:pPr>
      <w:r>
        <w:rPr>
          <w:rFonts w:cs="Arial"/>
          <w:lang w:val="es-MX"/>
        </w:rPr>
        <w:t>Elaborar registro de entrega con identificación de producto entregado</w:t>
      </w:r>
    </w:p>
    <w:p w14:paraId="4846521A" w14:textId="6DF7DC44" w:rsidR="002F6B91" w:rsidRPr="00BE5BCE" w:rsidRDefault="002F6B91" w:rsidP="000D6E1B">
      <w:pPr>
        <w:pStyle w:val="Prrafodelista"/>
        <w:numPr>
          <w:ilvl w:val="0"/>
          <w:numId w:val="1"/>
        </w:numPr>
        <w:rPr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DEFINIR ESQUEMA Y PROCESO DE GARANTÍA</w:t>
      </w:r>
    </w:p>
    <w:p w14:paraId="58C9FD96" w14:textId="79810261" w:rsidR="00155426" w:rsidRDefault="00155426" w:rsidP="00155426">
      <w:pPr>
        <w:pStyle w:val="Prrafodelista"/>
        <w:ind w:left="1416"/>
        <w:rPr>
          <w:rFonts w:cs="Arial"/>
          <w:lang w:val="es-MX"/>
        </w:rPr>
      </w:pPr>
      <w:r>
        <w:rPr>
          <w:rFonts w:cs="Arial"/>
          <w:lang w:val="es-MX"/>
        </w:rPr>
        <w:t>Definir el plazo de garantía</w:t>
      </w:r>
    </w:p>
    <w:p w14:paraId="07524D78" w14:textId="1B5B2FD3" w:rsidR="00155426" w:rsidRDefault="00155426" w:rsidP="00155426">
      <w:pPr>
        <w:pStyle w:val="Prrafodelista"/>
        <w:ind w:left="1416"/>
        <w:rPr>
          <w:ins w:id="435" w:author="Usuario-1" w:date="2025-01-14T19:58:00Z"/>
          <w:rFonts w:cs="Arial"/>
          <w:lang w:val="es-MX"/>
        </w:rPr>
      </w:pPr>
      <w:r>
        <w:rPr>
          <w:rFonts w:cs="Arial"/>
          <w:lang w:val="es-MX"/>
        </w:rPr>
        <w:t xml:space="preserve">Definir </w:t>
      </w:r>
      <w:ins w:id="436" w:author="Usuario-1" w:date="2025-01-14T19:58:00Z">
        <w:r w:rsidR="00112A2C">
          <w:rPr>
            <w:rFonts w:cs="Arial"/>
            <w:lang w:val="es-MX"/>
          </w:rPr>
          <w:t xml:space="preserve">proceso de </w:t>
        </w:r>
      </w:ins>
      <w:r>
        <w:rPr>
          <w:rFonts w:cs="Arial"/>
          <w:lang w:val="es-MX"/>
        </w:rPr>
        <w:t>recepción de garantías</w:t>
      </w:r>
    </w:p>
    <w:p w14:paraId="09658C9E" w14:textId="77777777" w:rsidR="00112A2C" w:rsidRDefault="00112A2C" w:rsidP="00155426">
      <w:pPr>
        <w:pStyle w:val="Prrafodelista"/>
        <w:ind w:left="1416"/>
        <w:rPr>
          <w:rFonts w:cs="Arial"/>
          <w:lang w:val="es-MX"/>
        </w:rPr>
      </w:pPr>
    </w:p>
    <w:p w14:paraId="64AA9439" w14:textId="46C4FDDC" w:rsidR="00521DFD" w:rsidRPr="00BE5BCE" w:rsidRDefault="00521DFD" w:rsidP="00521DFD">
      <w:pPr>
        <w:pStyle w:val="Prrafodelista"/>
        <w:numPr>
          <w:ilvl w:val="0"/>
          <w:numId w:val="1"/>
        </w:numPr>
        <w:rPr>
          <w:rFonts w:cs="Arial"/>
          <w:b/>
          <w:bCs/>
          <w:lang w:val="es-MX"/>
        </w:rPr>
      </w:pPr>
      <w:r w:rsidRPr="00BE5BCE">
        <w:rPr>
          <w:rFonts w:cs="Arial"/>
          <w:b/>
          <w:bCs/>
          <w:lang w:val="es-MX"/>
        </w:rPr>
        <w:t>ESTABLECER MECANISMOS DE SEGURIDAD</w:t>
      </w:r>
    </w:p>
    <w:p w14:paraId="0E4BC82D" w14:textId="4B76D738" w:rsidR="00521DFD" w:rsidRDefault="00521DFD" w:rsidP="00521DFD">
      <w:pPr>
        <w:pStyle w:val="Prrafodelista"/>
        <w:ind w:left="1416"/>
        <w:rPr>
          <w:ins w:id="437" w:author="Usuario-1" w:date="2025-01-14T19:59:00Z"/>
          <w:rFonts w:cs="Arial"/>
          <w:lang w:val="es-MX"/>
        </w:rPr>
      </w:pPr>
      <w:r>
        <w:rPr>
          <w:rFonts w:cs="Arial"/>
          <w:lang w:val="es-MX"/>
        </w:rPr>
        <w:t>Información física</w:t>
      </w:r>
    </w:p>
    <w:p w14:paraId="292B4B19" w14:textId="0BC8A7FD" w:rsidR="00112A2C" w:rsidRDefault="00112A2C" w:rsidP="00521DFD">
      <w:pPr>
        <w:pStyle w:val="Prrafodelista"/>
        <w:ind w:left="1416"/>
        <w:rPr>
          <w:ins w:id="438" w:author="Usuario-1" w:date="2025-01-22T15:42:00Z"/>
          <w:rFonts w:cs="Arial"/>
          <w:lang w:val="es-MX"/>
        </w:rPr>
      </w:pPr>
      <w:ins w:id="439" w:author="Usuario-1" w:date="2025-01-14T19:59:00Z">
        <w:r>
          <w:rPr>
            <w:rFonts w:cs="Arial"/>
            <w:lang w:val="es-MX"/>
          </w:rPr>
          <w:tab/>
          <w:t>Acceso a la oficina</w:t>
        </w:r>
      </w:ins>
      <w:ins w:id="440" w:author="Usuario-1" w:date="2025-01-22T15:42:00Z">
        <w:r w:rsidR="005733A7">
          <w:rPr>
            <w:rFonts w:cs="Arial"/>
            <w:lang w:val="es-MX"/>
          </w:rPr>
          <w:t>:</w:t>
        </w:r>
      </w:ins>
    </w:p>
    <w:p w14:paraId="2BE1434B" w14:textId="3C553215" w:rsidR="005733A7" w:rsidRDefault="005733A7" w:rsidP="00867C3C">
      <w:pPr>
        <w:pStyle w:val="Prrafodelista"/>
        <w:ind w:left="2835"/>
        <w:rPr>
          <w:ins w:id="441" w:author="Usuario-1" w:date="2025-01-22T15:42:00Z"/>
          <w:rFonts w:cs="Arial"/>
          <w:lang w:val="es-MX"/>
        </w:rPr>
      </w:pPr>
      <w:ins w:id="442" w:author="Usuario-1" w:date="2025-01-22T15:42:00Z">
        <w:r>
          <w:rPr>
            <w:rFonts w:cs="Arial"/>
            <w:lang w:val="es-MX"/>
          </w:rPr>
          <w:t>Recepción del e</w:t>
        </w:r>
      </w:ins>
      <w:ins w:id="443" w:author="Usuario-1" w:date="2025-01-22T15:43:00Z">
        <w:r>
          <w:rPr>
            <w:rFonts w:cs="Arial"/>
            <w:lang w:val="es-MX"/>
          </w:rPr>
          <w:t>dificio: Control de acceso, con autorización</w:t>
        </w:r>
      </w:ins>
    </w:p>
    <w:p w14:paraId="4F02B021" w14:textId="53EED0AF" w:rsidR="005733A7" w:rsidRDefault="005733A7" w:rsidP="00521DFD">
      <w:pPr>
        <w:pStyle w:val="Prrafodelista"/>
        <w:ind w:left="1416"/>
        <w:rPr>
          <w:ins w:id="444" w:author="Usuario-1" w:date="2025-01-14T19:59:00Z"/>
          <w:rFonts w:cs="Arial"/>
          <w:lang w:val="es-MX"/>
        </w:rPr>
      </w:pPr>
      <w:ins w:id="445" w:author="Usuario-1" w:date="2025-01-22T15:42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Mediante llave de ingreso</w:t>
        </w:r>
      </w:ins>
    </w:p>
    <w:p w14:paraId="6BA68415" w14:textId="0052AF92" w:rsidR="00112A2C" w:rsidRDefault="00112A2C" w:rsidP="00521DFD">
      <w:pPr>
        <w:pStyle w:val="Prrafodelista"/>
        <w:ind w:left="1416"/>
        <w:rPr>
          <w:ins w:id="446" w:author="Usuario-1" w:date="2025-01-22T15:47:00Z"/>
          <w:rFonts w:cs="Arial"/>
          <w:lang w:val="es-MX"/>
        </w:rPr>
      </w:pPr>
      <w:ins w:id="447" w:author="Usuario-1" w:date="2025-01-14T19:59:00Z">
        <w:r>
          <w:rPr>
            <w:rFonts w:cs="Arial"/>
            <w:lang w:val="es-MX"/>
          </w:rPr>
          <w:tab/>
          <w:t>Acceso a los productos</w:t>
        </w:r>
      </w:ins>
      <w:ins w:id="448" w:author="Usuario-1" w:date="2025-01-22T15:47:00Z">
        <w:r w:rsidR="00867C3C">
          <w:rPr>
            <w:rFonts w:cs="Arial"/>
            <w:lang w:val="es-MX"/>
          </w:rPr>
          <w:t>:</w:t>
        </w:r>
      </w:ins>
    </w:p>
    <w:p w14:paraId="7F262BA2" w14:textId="55CDEFDD" w:rsidR="00867C3C" w:rsidRDefault="00867C3C" w:rsidP="00521DFD">
      <w:pPr>
        <w:pStyle w:val="Prrafodelista"/>
        <w:ind w:left="1416"/>
        <w:rPr>
          <w:ins w:id="449" w:author="Usuario-1" w:date="2025-01-22T15:48:00Z"/>
          <w:rFonts w:cs="Arial"/>
          <w:lang w:val="es-MX"/>
        </w:rPr>
      </w:pPr>
      <w:ins w:id="450" w:author="Usuario-1" w:date="2025-01-22T15:47:00Z">
        <w:r>
          <w:rPr>
            <w:rFonts w:cs="Arial"/>
            <w:lang w:val="es-MX"/>
          </w:rPr>
          <w:lastRenderedPageBreak/>
          <w:tab/>
        </w:r>
        <w:r>
          <w:rPr>
            <w:rFonts w:cs="Arial"/>
            <w:lang w:val="es-MX"/>
          </w:rPr>
          <w:tab/>
          <w:t>Veri</w:t>
        </w:r>
      </w:ins>
      <w:ins w:id="451" w:author="Usuario-1" w:date="2025-01-22T15:48:00Z">
        <w:r>
          <w:rPr>
            <w:rFonts w:cs="Arial"/>
            <w:lang w:val="es-MX"/>
          </w:rPr>
          <w:t xml:space="preserve">ficar que siempre </w:t>
        </w:r>
        <w:proofErr w:type="spellStart"/>
        <w:r>
          <w:rPr>
            <w:rFonts w:cs="Arial"/>
            <w:lang w:val="es-MX"/>
          </w:rPr>
          <w:t>esten</w:t>
        </w:r>
        <w:proofErr w:type="spellEnd"/>
        <w:r>
          <w:rPr>
            <w:rFonts w:cs="Arial"/>
            <w:lang w:val="es-MX"/>
          </w:rPr>
          <w:t xml:space="preserve"> en sitio</w:t>
        </w:r>
      </w:ins>
    </w:p>
    <w:p w14:paraId="5877E666" w14:textId="4E9D8F93" w:rsidR="00867C3C" w:rsidRDefault="00867C3C" w:rsidP="00521DFD">
      <w:pPr>
        <w:pStyle w:val="Prrafodelista"/>
        <w:ind w:left="1416"/>
        <w:rPr>
          <w:ins w:id="452" w:author="Usuario-1" w:date="2025-01-22T15:48:00Z"/>
          <w:rFonts w:cs="Arial"/>
          <w:lang w:val="es-MX"/>
        </w:rPr>
      </w:pPr>
      <w:ins w:id="453" w:author="Usuario-1" w:date="2025-01-22T15:48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Confirmar control de inventarios</w:t>
        </w:r>
      </w:ins>
    </w:p>
    <w:p w14:paraId="0D99DC90" w14:textId="227DAE62" w:rsidR="00867C3C" w:rsidRDefault="00867C3C" w:rsidP="00521DFD">
      <w:pPr>
        <w:pStyle w:val="Prrafodelista"/>
        <w:ind w:left="1416"/>
        <w:rPr>
          <w:ins w:id="454" w:author="Usuario-1" w:date="2025-01-14T19:59:00Z"/>
          <w:rFonts w:cs="Arial"/>
          <w:lang w:val="es-MX"/>
        </w:rPr>
      </w:pPr>
      <w:ins w:id="455" w:author="Usuario-1" w:date="2025-01-22T15:48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Salida con registro de destino</w:t>
        </w:r>
      </w:ins>
    </w:p>
    <w:p w14:paraId="01417A70" w14:textId="50031856" w:rsidR="00112A2C" w:rsidRDefault="00112A2C" w:rsidP="00521DFD">
      <w:pPr>
        <w:pStyle w:val="Prrafodelista"/>
        <w:ind w:left="1416"/>
        <w:rPr>
          <w:ins w:id="456" w:author="Usuario-1" w:date="2025-01-22T15:48:00Z"/>
          <w:rFonts w:cs="Arial"/>
          <w:lang w:val="es-MX"/>
        </w:rPr>
      </w:pPr>
      <w:ins w:id="457" w:author="Usuario-1" w:date="2025-01-14T19:59:00Z">
        <w:r>
          <w:rPr>
            <w:rFonts w:cs="Arial"/>
            <w:lang w:val="es-MX"/>
          </w:rPr>
          <w:tab/>
          <w:t>Acceso a la información de los productos</w:t>
        </w:r>
      </w:ins>
    </w:p>
    <w:p w14:paraId="21C97BE7" w14:textId="5F4BB912" w:rsidR="00867C3C" w:rsidRDefault="00867C3C" w:rsidP="00867C3C">
      <w:pPr>
        <w:pStyle w:val="Prrafodelista"/>
        <w:ind w:left="2835"/>
        <w:rPr>
          <w:ins w:id="458" w:author="Usuario-1" w:date="2025-01-22T15:48:00Z"/>
          <w:rFonts w:cs="Arial"/>
          <w:lang w:val="es-MX"/>
        </w:rPr>
      </w:pPr>
      <w:ins w:id="459" w:author="Usuario-1" w:date="2025-01-22T15:48:00Z">
        <w:r>
          <w:rPr>
            <w:rFonts w:cs="Arial"/>
            <w:lang w:val="es-MX"/>
          </w:rPr>
          <w:t>Cómo son parte del</w:t>
        </w:r>
      </w:ins>
      <w:ins w:id="460" w:author="Usuario-1" w:date="2025-01-22T15:49:00Z">
        <w:r>
          <w:rPr>
            <w:rFonts w:cs="Arial"/>
            <w:lang w:val="es-MX"/>
          </w:rPr>
          <w:t xml:space="preserve"> </w:t>
        </w:r>
        <w:proofErr w:type="spellStart"/>
        <w:r>
          <w:rPr>
            <w:rFonts w:cs="Arial"/>
            <w:color w:val="001D35"/>
            <w:sz w:val="27"/>
            <w:szCs w:val="27"/>
            <w:shd w:val="clear" w:color="auto" w:fill="FFFFFF"/>
          </w:rPr>
          <w:t>know</w:t>
        </w:r>
        <w:proofErr w:type="spellEnd"/>
        <w:r>
          <w:rPr>
            <w:rFonts w:cs="Arial"/>
            <w:color w:val="001D35"/>
            <w:sz w:val="27"/>
            <w:szCs w:val="27"/>
            <w:shd w:val="clear" w:color="auto" w:fill="FFFFFF"/>
          </w:rPr>
          <w:t xml:space="preserve"> </w:t>
        </w:r>
        <w:proofErr w:type="spellStart"/>
        <w:r>
          <w:rPr>
            <w:rFonts w:cs="Arial"/>
            <w:color w:val="001D35"/>
            <w:sz w:val="27"/>
            <w:szCs w:val="27"/>
            <w:shd w:val="clear" w:color="auto" w:fill="FFFFFF"/>
          </w:rPr>
          <w:t>how</w:t>
        </w:r>
        <w:proofErr w:type="spellEnd"/>
        <w:r>
          <w:rPr>
            <w:rFonts w:cs="Arial"/>
            <w:color w:val="001D35"/>
            <w:sz w:val="27"/>
            <w:szCs w:val="27"/>
            <w:shd w:val="clear" w:color="auto" w:fill="FFFFFF"/>
          </w:rPr>
          <w:t xml:space="preserve"> del </w:t>
        </w:r>
        <w:proofErr w:type="spellStart"/>
        <w:proofErr w:type="gramStart"/>
        <w:r>
          <w:rPr>
            <w:rFonts w:cs="Arial"/>
            <w:color w:val="001D35"/>
            <w:sz w:val="27"/>
            <w:szCs w:val="27"/>
            <w:shd w:val="clear" w:color="auto" w:fill="FFFFFF"/>
          </w:rPr>
          <w:t>negocio,tendrán</w:t>
        </w:r>
        <w:proofErr w:type="spellEnd"/>
        <w:proofErr w:type="gramEnd"/>
        <w:r>
          <w:rPr>
            <w:rFonts w:cs="Arial"/>
            <w:color w:val="001D35"/>
            <w:sz w:val="27"/>
            <w:szCs w:val="27"/>
            <w:shd w:val="clear" w:color="auto" w:fill="FFFFFF"/>
          </w:rPr>
          <w:t xml:space="preserve"> especial protección y no se compart</w:t>
        </w:r>
      </w:ins>
      <w:ins w:id="461" w:author="Usuario-1" w:date="2025-01-22T15:50:00Z">
        <w:r>
          <w:rPr>
            <w:rFonts w:cs="Arial"/>
            <w:color w:val="001D35"/>
            <w:sz w:val="27"/>
            <w:szCs w:val="27"/>
            <w:shd w:val="clear" w:color="auto" w:fill="FFFFFF"/>
          </w:rPr>
          <w:t>e sin validación</w:t>
        </w:r>
      </w:ins>
    </w:p>
    <w:p w14:paraId="390B7592" w14:textId="27B404D4" w:rsidR="00867C3C" w:rsidRDefault="00867C3C" w:rsidP="00521DFD">
      <w:pPr>
        <w:pStyle w:val="Prrafodelista"/>
        <w:ind w:left="1416"/>
        <w:rPr>
          <w:ins w:id="462" w:author="Usuario-1" w:date="2025-01-14T20:00:00Z"/>
          <w:rFonts w:cs="Arial"/>
          <w:lang w:val="es-MX"/>
        </w:rPr>
      </w:pPr>
      <w:ins w:id="463" w:author="Usuario-1" w:date="2025-01-22T15:48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</w:ins>
    </w:p>
    <w:p w14:paraId="5EA36F37" w14:textId="77777777" w:rsidR="00112A2C" w:rsidRDefault="00112A2C" w:rsidP="00521DFD">
      <w:pPr>
        <w:pStyle w:val="Prrafodelista"/>
        <w:ind w:left="1416"/>
        <w:rPr>
          <w:ins w:id="464" w:author="Usuario-1" w:date="2025-01-14T19:59:00Z"/>
          <w:rFonts w:cs="Arial"/>
          <w:lang w:val="es-MX"/>
        </w:rPr>
      </w:pPr>
    </w:p>
    <w:p w14:paraId="0130B7AA" w14:textId="269B86E3" w:rsidR="00112A2C" w:rsidDel="00112A2C" w:rsidRDefault="00112A2C">
      <w:pPr>
        <w:pStyle w:val="Prrafodelista"/>
        <w:ind w:left="1416"/>
        <w:rPr>
          <w:del w:id="465" w:author="Usuario-1" w:date="2025-01-14T19:59:00Z"/>
          <w:rFonts w:cs="Arial"/>
          <w:lang w:val="es-MX"/>
        </w:rPr>
      </w:pPr>
    </w:p>
    <w:p w14:paraId="1F0DF5F8" w14:textId="3792711B" w:rsidR="00521DFD" w:rsidRDefault="00521DFD" w:rsidP="00112A2C">
      <w:pPr>
        <w:pStyle w:val="Prrafodelista"/>
        <w:ind w:left="1416"/>
        <w:rPr>
          <w:ins w:id="466" w:author="Usuario-1" w:date="2025-01-14T20:00:00Z"/>
          <w:rFonts w:cs="Arial"/>
          <w:lang w:val="es-MX"/>
        </w:rPr>
      </w:pPr>
      <w:r w:rsidRPr="00ED6C38">
        <w:rPr>
          <w:rFonts w:cs="Arial"/>
          <w:lang w:val="es-MX"/>
        </w:rPr>
        <w:t>Información digital</w:t>
      </w:r>
    </w:p>
    <w:p w14:paraId="0809ECF5" w14:textId="7FAF369D" w:rsidR="00112A2C" w:rsidRDefault="00112A2C" w:rsidP="00112A2C">
      <w:pPr>
        <w:pStyle w:val="Prrafodelista"/>
        <w:ind w:left="1416"/>
        <w:rPr>
          <w:ins w:id="467" w:author="Usuario-1" w:date="2025-01-22T15:50:00Z"/>
          <w:rFonts w:cs="Arial"/>
          <w:lang w:val="es-MX"/>
        </w:rPr>
      </w:pPr>
      <w:ins w:id="468" w:author="Usuario-1" w:date="2025-01-14T20:00:00Z">
        <w:r>
          <w:rPr>
            <w:rFonts w:cs="Arial"/>
            <w:lang w:val="es-MX"/>
          </w:rPr>
          <w:tab/>
          <w:t>Identificar activos de informaci</w:t>
        </w:r>
      </w:ins>
      <w:ins w:id="469" w:author="Usuario-1" w:date="2025-01-14T20:01:00Z">
        <w:r>
          <w:rPr>
            <w:rFonts w:cs="Arial"/>
            <w:lang w:val="es-MX"/>
          </w:rPr>
          <w:t>ón</w:t>
        </w:r>
      </w:ins>
      <w:ins w:id="470" w:author="Usuario-1" w:date="2025-01-22T15:50:00Z">
        <w:r w:rsidR="00867C3C">
          <w:rPr>
            <w:rFonts w:cs="Arial"/>
            <w:lang w:val="es-MX"/>
          </w:rPr>
          <w:t>:</w:t>
        </w:r>
      </w:ins>
    </w:p>
    <w:p w14:paraId="7FCF21F0" w14:textId="449630E7" w:rsidR="00867C3C" w:rsidRDefault="00867C3C" w:rsidP="00112A2C">
      <w:pPr>
        <w:pStyle w:val="Prrafodelista"/>
        <w:ind w:left="1416"/>
        <w:rPr>
          <w:ins w:id="471" w:author="Usuario-1" w:date="2025-01-22T15:50:00Z"/>
          <w:rFonts w:cs="Arial"/>
          <w:lang w:val="es-MX"/>
        </w:rPr>
      </w:pPr>
      <w:ins w:id="472" w:author="Usuario-1" w:date="2025-01-22T15:50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Información de productos</w:t>
        </w:r>
      </w:ins>
    </w:p>
    <w:p w14:paraId="50DEF1A6" w14:textId="74523814" w:rsidR="00867C3C" w:rsidRDefault="00867C3C" w:rsidP="00112A2C">
      <w:pPr>
        <w:pStyle w:val="Prrafodelista"/>
        <w:ind w:left="1416"/>
        <w:rPr>
          <w:ins w:id="473" w:author="Usuario-1" w:date="2025-01-22T15:50:00Z"/>
          <w:rFonts w:cs="Arial"/>
          <w:lang w:val="es-MX"/>
        </w:rPr>
      </w:pPr>
      <w:ins w:id="474" w:author="Usuario-1" w:date="2025-01-22T15:50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Información de proveedores</w:t>
        </w:r>
      </w:ins>
    </w:p>
    <w:p w14:paraId="113E5D2A" w14:textId="3DCD21A7" w:rsidR="00867C3C" w:rsidRDefault="00867C3C" w:rsidP="00112A2C">
      <w:pPr>
        <w:pStyle w:val="Prrafodelista"/>
        <w:ind w:left="1416"/>
        <w:rPr>
          <w:ins w:id="475" w:author="Usuario-1" w:date="2025-01-14T20:01:00Z"/>
          <w:rFonts w:cs="Arial"/>
          <w:lang w:val="es-MX"/>
        </w:rPr>
      </w:pPr>
      <w:ins w:id="476" w:author="Usuario-1" w:date="2025-01-22T15:50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</w:ins>
    </w:p>
    <w:p w14:paraId="0C4B255E" w14:textId="0CDBC35D" w:rsidR="00112A2C" w:rsidRDefault="00112A2C" w:rsidP="00112A2C">
      <w:pPr>
        <w:pStyle w:val="Prrafodelista"/>
        <w:ind w:left="1416"/>
        <w:rPr>
          <w:ins w:id="477" w:author="Usuario-1" w:date="2025-01-22T15:50:00Z"/>
          <w:rFonts w:cs="Arial"/>
          <w:lang w:val="es-MX"/>
        </w:rPr>
      </w:pPr>
      <w:ins w:id="478" w:author="Usuario-1" w:date="2025-01-14T20:01:00Z">
        <w:r>
          <w:rPr>
            <w:rFonts w:cs="Arial"/>
            <w:lang w:val="es-MX"/>
          </w:rPr>
          <w:tab/>
          <w:t>Definir riesgos</w:t>
        </w:r>
      </w:ins>
      <w:ins w:id="479" w:author="Usuario-1" w:date="2025-01-22T15:50:00Z">
        <w:r w:rsidR="00867C3C">
          <w:rPr>
            <w:rFonts w:cs="Arial"/>
            <w:lang w:val="es-MX"/>
          </w:rPr>
          <w:t>:</w:t>
        </w:r>
      </w:ins>
    </w:p>
    <w:p w14:paraId="65E26D1C" w14:textId="001167ED" w:rsidR="00867C3C" w:rsidRDefault="00867C3C">
      <w:pPr>
        <w:pStyle w:val="Prrafodelista"/>
        <w:ind w:left="2835" w:hanging="1419"/>
        <w:rPr>
          <w:ins w:id="480" w:author="Usuario-1" w:date="2025-01-22T15:51:00Z"/>
          <w:rFonts w:cs="Arial"/>
          <w:lang w:val="es-MX"/>
        </w:rPr>
        <w:pPrChange w:id="481" w:author="Usuario-1" w:date="2025-01-22T15:51:00Z">
          <w:pPr>
            <w:pStyle w:val="Prrafodelista"/>
            <w:ind w:left="1416"/>
          </w:pPr>
        </w:pPrChange>
      </w:pPr>
      <w:ins w:id="482" w:author="Usuario-1" w:date="2025-01-22T15:50:00Z">
        <w:r>
          <w:rPr>
            <w:rFonts w:cs="Arial"/>
            <w:lang w:val="es-MX"/>
          </w:rPr>
          <w:tab/>
          <w:t>Que se compre y no se venda o que la salid</w:t>
        </w:r>
      </w:ins>
      <w:ins w:id="483" w:author="Usuario-1" w:date="2025-01-22T15:51:00Z">
        <w:r>
          <w:rPr>
            <w:rFonts w:cs="Arial"/>
            <w:lang w:val="es-MX"/>
          </w:rPr>
          <w:t>a no sea oportuna</w:t>
        </w:r>
      </w:ins>
    </w:p>
    <w:p w14:paraId="7894D08B" w14:textId="77777777" w:rsidR="00867C3C" w:rsidRDefault="00867C3C" w:rsidP="00112A2C">
      <w:pPr>
        <w:pStyle w:val="Prrafodelista"/>
        <w:ind w:left="1416"/>
        <w:rPr>
          <w:ins w:id="484" w:author="Usuario-1" w:date="2025-01-14T20:01:00Z"/>
          <w:rFonts w:cs="Arial"/>
          <w:lang w:val="es-MX"/>
        </w:rPr>
      </w:pPr>
    </w:p>
    <w:p w14:paraId="0ED2F968" w14:textId="5F73FD8E" w:rsidR="00112A2C" w:rsidRDefault="00112A2C" w:rsidP="00112A2C">
      <w:pPr>
        <w:pStyle w:val="Prrafodelista"/>
        <w:ind w:left="1416"/>
        <w:rPr>
          <w:ins w:id="485" w:author="Usuario-1" w:date="2025-01-14T20:01:00Z"/>
          <w:rFonts w:cs="Arial"/>
          <w:lang w:val="es-MX"/>
        </w:rPr>
      </w:pPr>
      <w:ins w:id="486" w:author="Usuario-1" w:date="2025-01-14T20:01:00Z">
        <w:r>
          <w:rPr>
            <w:rFonts w:cs="Arial"/>
            <w:lang w:val="es-MX"/>
          </w:rPr>
          <w:tab/>
          <w:t>Evaluar y calificar los riesgos</w:t>
        </w:r>
      </w:ins>
    </w:p>
    <w:p w14:paraId="44119EB0" w14:textId="004A7416" w:rsidR="00112A2C" w:rsidRDefault="00112A2C">
      <w:pPr>
        <w:pStyle w:val="Prrafodelista"/>
        <w:ind w:left="1416"/>
        <w:rPr>
          <w:ins w:id="487" w:author="Usuario-1" w:date="2025-01-14T20:00:00Z"/>
          <w:rFonts w:cs="Arial"/>
          <w:lang w:val="es-MX"/>
        </w:rPr>
        <w:pPrChange w:id="488" w:author="Usuario-1" w:date="2025-01-14T20:00:00Z">
          <w:pPr>
            <w:ind w:firstLine="708"/>
          </w:pPr>
        </w:pPrChange>
      </w:pPr>
      <w:ins w:id="489" w:author="Usuario-1" w:date="2025-01-14T20:01:00Z">
        <w:r>
          <w:rPr>
            <w:rFonts w:cs="Arial"/>
            <w:lang w:val="es-MX"/>
          </w:rPr>
          <w:tab/>
          <w:t>Establecer sistema de mitigación de riesgos</w:t>
        </w:r>
      </w:ins>
    </w:p>
    <w:p w14:paraId="21897464" w14:textId="7FD32553" w:rsidR="00112A2C" w:rsidRPr="00112A2C" w:rsidDel="00112A2C" w:rsidRDefault="00112A2C">
      <w:pPr>
        <w:ind w:firstLine="708"/>
        <w:rPr>
          <w:del w:id="490" w:author="Usuario-1" w:date="2025-01-14T20:02:00Z"/>
          <w:rFonts w:cs="Arial"/>
          <w:lang w:val="es-MX"/>
          <w:rPrChange w:id="491" w:author="Usuario-1" w:date="2025-01-14T20:00:00Z">
            <w:rPr>
              <w:del w:id="492" w:author="Usuario-1" w:date="2025-01-14T20:02:00Z"/>
              <w:lang w:val="es-MX"/>
            </w:rPr>
          </w:rPrChange>
        </w:rPr>
        <w:pPrChange w:id="493" w:author="Usuario-1" w:date="2025-01-14T20:00:00Z">
          <w:pPr>
            <w:pStyle w:val="Prrafodelista"/>
            <w:ind w:left="1416"/>
          </w:pPr>
        </w:pPrChange>
      </w:pPr>
      <w:ins w:id="494" w:author="Usuario-1" w:date="2025-01-14T20:00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</w:ins>
    </w:p>
    <w:p w14:paraId="638B0B90" w14:textId="2990403B" w:rsidR="00521DFD" w:rsidRDefault="00521DFD">
      <w:pPr>
        <w:rPr>
          <w:rFonts w:cs="Arial"/>
          <w:lang w:val="es-MX"/>
        </w:rPr>
        <w:pPrChange w:id="495" w:author="Usuario-1" w:date="2025-01-14T20:02:00Z">
          <w:pPr>
            <w:pStyle w:val="Prrafodelista"/>
            <w:ind w:left="1416"/>
          </w:pPr>
        </w:pPrChange>
      </w:pPr>
      <w:r>
        <w:rPr>
          <w:rFonts w:cs="Arial"/>
          <w:lang w:val="es-MX"/>
        </w:rPr>
        <w:t>Recursos financieros</w:t>
      </w:r>
    </w:p>
    <w:p w14:paraId="1DFCCDC2" w14:textId="6A60D4E9" w:rsidR="00521DFD" w:rsidRDefault="00521DFD" w:rsidP="00521DFD">
      <w:pPr>
        <w:pStyle w:val="Prrafodelista"/>
        <w:ind w:left="1416"/>
        <w:rPr>
          <w:ins w:id="496" w:author="Usuario-1" w:date="2025-01-14T20:04:00Z"/>
          <w:rFonts w:cs="Arial"/>
          <w:lang w:val="es-MX"/>
        </w:rPr>
      </w:pPr>
      <w:r>
        <w:rPr>
          <w:rFonts w:cs="Arial"/>
          <w:lang w:val="es-MX"/>
        </w:rPr>
        <w:t>Procesos</w:t>
      </w:r>
    </w:p>
    <w:p w14:paraId="1FD4DE84" w14:textId="77777777" w:rsidR="00BD6103" w:rsidRDefault="00BD6103" w:rsidP="00521DFD">
      <w:pPr>
        <w:pStyle w:val="Prrafodelista"/>
        <w:ind w:left="1416"/>
        <w:rPr>
          <w:ins w:id="497" w:author="Usuario-1" w:date="2025-01-14T20:04:00Z"/>
          <w:rFonts w:cs="Arial"/>
          <w:lang w:val="es-MX"/>
        </w:rPr>
      </w:pPr>
    </w:p>
    <w:p w14:paraId="1146F71E" w14:textId="1FD3A080" w:rsidR="00BD6103" w:rsidRDefault="00BD6103" w:rsidP="00BD6103">
      <w:pPr>
        <w:pStyle w:val="Prrafodelista"/>
        <w:numPr>
          <w:ilvl w:val="0"/>
          <w:numId w:val="1"/>
        </w:numPr>
        <w:rPr>
          <w:ins w:id="498" w:author="Usuario-1" w:date="2025-01-14T20:04:00Z"/>
          <w:rFonts w:cs="Arial"/>
          <w:b/>
          <w:bCs/>
          <w:lang w:val="es-MX"/>
        </w:rPr>
      </w:pPr>
      <w:ins w:id="499" w:author="Usuario-1" w:date="2025-01-14T20:04:00Z">
        <w:r w:rsidRPr="00BD6103">
          <w:rPr>
            <w:rFonts w:cs="Arial"/>
            <w:b/>
            <w:bCs/>
            <w:lang w:val="es-MX"/>
            <w:rPrChange w:id="500" w:author="Usuario-1" w:date="2025-01-14T20:04:00Z">
              <w:rPr>
                <w:rFonts w:cs="Arial"/>
                <w:lang w:val="es-MX"/>
              </w:rPr>
            </w:rPrChange>
          </w:rPr>
          <w:t>SISTEMA DE GESTIÓN DE RIESGOS DEL PROYECTO</w:t>
        </w:r>
      </w:ins>
    </w:p>
    <w:p w14:paraId="14C119BB" w14:textId="77777777" w:rsidR="00BD6103" w:rsidRPr="00BD6103" w:rsidRDefault="00BD6103">
      <w:pPr>
        <w:pStyle w:val="Prrafodelista"/>
        <w:rPr>
          <w:rFonts w:cs="Arial"/>
          <w:b/>
          <w:bCs/>
          <w:lang w:val="es-MX"/>
          <w:rPrChange w:id="501" w:author="Usuario-1" w:date="2025-01-14T20:04:00Z">
            <w:rPr>
              <w:lang w:val="es-MX"/>
            </w:rPr>
          </w:rPrChange>
        </w:rPr>
        <w:pPrChange w:id="502" w:author="Usuario-1" w:date="2025-01-14T20:04:00Z">
          <w:pPr>
            <w:pStyle w:val="Prrafodelista"/>
            <w:ind w:left="1416"/>
          </w:pPr>
        </w:pPrChange>
      </w:pPr>
    </w:p>
    <w:p w14:paraId="435429C3" w14:textId="77777777" w:rsidR="00521DFD" w:rsidRPr="00521DFD" w:rsidRDefault="00521DFD" w:rsidP="00521DFD">
      <w:pPr>
        <w:pStyle w:val="Prrafodelista"/>
        <w:ind w:left="1416"/>
        <w:rPr>
          <w:rFonts w:cs="Arial"/>
          <w:lang w:val="es-MX"/>
        </w:rPr>
      </w:pPr>
    </w:p>
    <w:p w14:paraId="11CD3973" w14:textId="77777777" w:rsidR="00155426" w:rsidRPr="00D86EB7" w:rsidRDefault="00155426" w:rsidP="00155426">
      <w:pPr>
        <w:pStyle w:val="Prrafodelista"/>
        <w:ind w:left="1416"/>
        <w:rPr>
          <w:rFonts w:cs="Arial"/>
          <w:lang w:val="es-MX"/>
        </w:rPr>
      </w:pPr>
    </w:p>
    <w:p w14:paraId="3BCCC966" w14:textId="3A5710AB" w:rsidR="00775F9F" w:rsidRPr="00D86EB7" w:rsidRDefault="00775F9F" w:rsidP="00775F9F">
      <w:pPr>
        <w:rPr>
          <w:rFonts w:cs="Arial"/>
          <w:lang w:val="es-MX"/>
        </w:rPr>
      </w:pPr>
    </w:p>
    <w:p w14:paraId="392735F4" w14:textId="01182578" w:rsidR="00775F9F" w:rsidRPr="00D86EB7" w:rsidRDefault="00775F9F" w:rsidP="00775F9F">
      <w:pPr>
        <w:rPr>
          <w:rFonts w:cs="Arial"/>
          <w:b/>
          <w:bCs/>
          <w:sz w:val="28"/>
          <w:szCs w:val="28"/>
          <w:lang w:val="es-MX"/>
        </w:rPr>
      </w:pPr>
      <w:r w:rsidRPr="00D86EB7">
        <w:rPr>
          <w:rFonts w:cs="Arial"/>
          <w:b/>
          <w:bCs/>
          <w:sz w:val="28"/>
          <w:szCs w:val="28"/>
          <w:lang w:val="es-MX"/>
        </w:rPr>
        <w:t>MARKETING</w:t>
      </w:r>
    </w:p>
    <w:p w14:paraId="1051ADFC" w14:textId="77777777" w:rsidR="00EE6242" w:rsidRPr="00D86EB7" w:rsidRDefault="00EE6242" w:rsidP="00775F9F">
      <w:pPr>
        <w:rPr>
          <w:rFonts w:cs="Arial"/>
          <w:b/>
          <w:bCs/>
          <w:lang w:val="es-MX"/>
        </w:rPr>
      </w:pPr>
      <w:r w:rsidRPr="00D86EB7">
        <w:rPr>
          <w:rFonts w:cs="Arial"/>
          <w:b/>
          <w:bCs/>
          <w:lang w:val="es-MX"/>
        </w:rPr>
        <w:lastRenderedPageBreak/>
        <w:t>SOBRE EL PRODUCTO</w:t>
      </w:r>
    </w:p>
    <w:p w14:paraId="1662192E" w14:textId="06155641" w:rsidR="00775F9F" w:rsidRDefault="00EE6242" w:rsidP="00775F9F">
      <w:pPr>
        <w:rPr>
          <w:ins w:id="503" w:author="Usuario-1" w:date="2025-01-22T16:00:00Z"/>
          <w:rFonts w:cs="Arial"/>
          <w:lang w:val="es-MX"/>
        </w:rPr>
      </w:pPr>
      <w:r w:rsidRPr="00D86EB7">
        <w:rPr>
          <w:rFonts w:cs="Arial"/>
          <w:lang w:val="es-MX"/>
        </w:rPr>
        <w:t xml:space="preserve">Definir con suficiencia </w:t>
      </w:r>
      <w:ins w:id="504" w:author="Usuario-1" w:date="2025-01-14T20:05:00Z">
        <w:r w:rsidR="00091B1C">
          <w:rPr>
            <w:rFonts w:cs="Arial"/>
            <w:lang w:val="es-MX"/>
          </w:rPr>
          <w:t>cada uno de los</w:t>
        </w:r>
      </w:ins>
      <w:del w:id="505" w:author="Usuario-1" w:date="2025-01-14T20:05:00Z">
        <w:r w:rsidRPr="00D86EB7" w:rsidDel="00091B1C">
          <w:rPr>
            <w:rFonts w:cs="Arial"/>
            <w:lang w:val="es-MX"/>
          </w:rPr>
          <w:delText>el</w:delText>
        </w:r>
      </w:del>
      <w:r w:rsidRPr="00D86EB7">
        <w:rPr>
          <w:rFonts w:cs="Arial"/>
          <w:lang w:val="es-MX"/>
        </w:rPr>
        <w:t xml:space="preserve"> producto</w:t>
      </w:r>
      <w:ins w:id="506" w:author="Usuario-1" w:date="2025-01-14T20:05:00Z">
        <w:r w:rsidR="00091B1C">
          <w:rPr>
            <w:rFonts w:cs="Arial"/>
            <w:lang w:val="es-MX"/>
          </w:rPr>
          <w:t>s</w:t>
        </w:r>
      </w:ins>
      <w:r w:rsidRPr="00D86EB7">
        <w:rPr>
          <w:rFonts w:cs="Arial"/>
          <w:lang w:val="es-MX"/>
        </w:rPr>
        <w:t xml:space="preserve"> </w:t>
      </w:r>
      <w:r w:rsidR="00D4152A">
        <w:rPr>
          <w:rFonts w:cs="Arial"/>
          <w:lang w:val="es-MX"/>
        </w:rPr>
        <w:t xml:space="preserve">y las </w:t>
      </w:r>
      <w:r w:rsidRPr="00D86EB7">
        <w:rPr>
          <w:rFonts w:cs="Arial"/>
          <w:lang w:val="es-MX"/>
        </w:rPr>
        <w:t>ventajas frente a los valores: practico, útil, facilidad de uso y mejora de calidad de vida</w:t>
      </w:r>
      <w:r w:rsidR="00415C8F">
        <w:rPr>
          <w:rFonts w:cs="Arial"/>
          <w:lang w:val="es-MX"/>
        </w:rPr>
        <w:t>.</w:t>
      </w:r>
    </w:p>
    <w:p w14:paraId="7B9AA51F" w14:textId="2078C109" w:rsidR="009159DF" w:rsidRDefault="009159DF" w:rsidP="00775F9F">
      <w:pPr>
        <w:rPr>
          <w:rFonts w:cs="Arial"/>
          <w:lang w:val="es-MX"/>
        </w:rPr>
      </w:pPr>
      <w:ins w:id="507" w:author="Usuario-1" w:date="2025-01-22T16:00:00Z">
        <w:r>
          <w:rPr>
            <w:rFonts w:cs="Arial"/>
            <w:lang w:val="es-MX"/>
          </w:rPr>
          <w:t>Definir que se entrega</w:t>
        </w:r>
      </w:ins>
    </w:p>
    <w:p w14:paraId="3791D73A" w14:textId="2819ED79" w:rsidR="00415C8F" w:rsidRPr="00BE5BCE" w:rsidRDefault="00415C8F" w:rsidP="00415C8F">
      <w:pPr>
        <w:pStyle w:val="Prrafodelista"/>
        <w:numPr>
          <w:ilvl w:val="0"/>
          <w:numId w:val="3"/>
        </w:numPr>
        <w:rPr>
          <w:rFonts w:cs="Arial"/>
          <w:b/>
          <w:bCs/>
          <w:color w:val="FF0000"/>
          <w:lang w:val="es-MX"/>
        </w:rPr>
      </w:pPr>
      <w:r w:rsidRPr="00BE5BCE">
        <w:rPr>
          <w:rFonts w:cs="Arial"/>
          <w:b/>
          <w:bCs/>
          <w:color w:val="FF0000"/>
          <w:lang w:val="es-MX"/>
        </w:rPr>
        <w:t>COMEDERO DE GATOS.</w:t>
      </w:r>
    </w:p>
    <w:p w14:paraId="05B80D75" w14:textId="77777777" w:rsidR="00415C8F" w:rsidRPr="00415C8F" w:rsidRDefault="00415C8F" w:rsidP="00415C8F">
      <w:pPr>
        <w:pStyle w:val="Prrafodelista"/>
        <w:rPr>
          <w:rFonts w:cs="Arial"/>
          <w:lang w:val="es-MX"/>
        </w:rPr>
      </w:pPr>
    </w:p>
    <w:p w14:paraId="0EB3F2D8" w14:textId="498A1294" w:rsidR="00775F9F" w:rsidRDefault="00EE6242" w:rsidP="00775F9F">
      <w:pPr>
        <w:rPr>
          <w:rFonts w:cs="Arial"/>
          <w:b/>
          <w:bCs/>
          <w:lang w:val="es-MX"/>
        </w:rPr>
      </w:pPr>
      <w:r w:rsidRPr="00D86EB7">
        <w:rPr>
          <w:rFonts w:cs="Arial"/>
          <w:b/>
          <w:bCs/>
          <w:lang w:val="es-MX"/>
        </w:rPr>
        <w:t xml:space="preserve">SOBRE LA </w:t>
      </w:r>
      <w:r w:rsidR="00775F9F" w:rsidRPr="00D86EB7">
        <w:rPr>
          <w:rFonts w:cs="Arial"/>
          <w:b/>
          <w:bCs/>
          <w:lang w:val="es-MX"/>
        </w:rPr>
        <w:t>ESTRUCTURA DE PRECIOS</w:t>
      </w:r>
    </w:p>
    <w:p w14:paraId="50F78997" w14:textId="7F0E350B" w:rsidR="00000343" w:rsidRPr="00997872" w:rsidRDefault="00000343" w:rsidP="00775F9F">
      <w:pPr>
        <w:rPr>
          <w:ins w:id="508" w:author="Usuario-1" w:date="2025-01-14T20:11:00Z"/>
          <w:rFonts w:cs="Arial"/>
          <w:b/>
          <w:bCs/>
          <w:lang w:val="es-MX"/>
          <w:rPrChange w:id="509" w:author="Usuario-1" w:date="2025-01-21T18:57:00Z">
            <w:rPr>
              <w:ins w:id="510" w:author="Usuario-1" w:date="2025-01-14T20:11:00Z"/>
              <w:rFonts w:cs="Arial"/>
              <w:lang w:val="es-MX"/>
            </w:rPr>
          </w:rPrChange>
        </w:rPr>
      </w:pPr>
      <w:r w:rsidRPr="00997872">
        <w:rPr>
          <w:rFonts w:cs="Arial"/>
          <w:b/>
          <w:bCs/>
          <w:lang w:val="es-MX"/>
        </w:rPr>
        <w:tab/>
      </w:r>
      <w:r w:rsidRPr="00997872">
        <w:rPr>
          <w:rFonts w:cs="Arial"/>
          <w:b/>
          <w:bCs/>
          <w:lang w:val="es-MX"/>
          <w:rPrChange w:id="511" w:author="Usuario-1" w:date="2025-01-21T18:57:00Z">
            <w:rPr>
              <w:rFonts w:cs="Arial"/>
              <w:lang w:val="es-MX"/>
            </w:rPr>
          </w:rPrChange>
        </w:rPr>
        <w:t>PRECIOS DE COMPETENCIA</w:t>
      </w:r>
      <w:r w:rsidR="00415C8F" w:rsidRPr="00997872">
        <w:rPr>
          <w:rFonts w:cs="Arial"/>
          <w:b/>
          <w:bCs/>
          <w:lang w:val="es-MX"/>
          <w:rPrChange w:id="512" w:author="Usuario-1" w:date="2025-01-21T18:57:00Z">
            <w:rPr>
              <w:rFonts w:cs="Arial"/>
              <w:lang w:val="es-MX"/>
            </w:rPr>
          </w:rPrChange>
        </w:rPr>
        <w:t>:</w:t>
      </w:r>
    </w:p>
    <w:p w14:paraId="5F15DC08" w14:textId="16BEAEE6" w:rsidR="00153B0F" w:rsidRDefault="00153B0F" w:rsidP="00775F9F">
      <w:pPr>
        <w:rPr>
          <w:ins w:id="513" w:author="Usuario-1" w:date="2025-01-14T20:15:00Z"/>
          <w:rFonts w:cs="Arial"/>
          <w:lang w:val="es-MX"/>
        </w:rPr>
      </w:pPr>
      <w:ins w:id="514" w:author="Usuario-1" w:date="2025-01-14T20:11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  <w:r w:rsidRPr="00CB7F87">
          <w:rPr>
            <w:rFonts w:cs="Arial"/>
            <w:b/>
            <w:bCs/>
            <w:lang w:val="es-MX"/>
            <w:rPrChange w:id="515" w:author="Usuario-1" w:date="2025-01-14T20:14:00Z">
              <w:rPr>
                <w:rFonts w:cs="Arial"/>
                <w:lang w:val="es-MX"/>
              </w:rPr>
            </w:rPrChange>
          </w:rPr>
          <w:t>AMAZON:</w:t>
        </w:r>
        <w:r>
          <w:rPr>
            <w:rFonts w:cs="Arial"/>
            <w:lang w:val="es-MX"/>
          </w:rPr>
          <w:t xml:space="preserve"> </w:t>
        </w:r>
      </w:ins>
      <w:ins w:id="516" w:author="Usuario-1" w:date="2025-01-14T20:16:00Z">
        <w:r w:rsidR="00CB7F87">
          <w:rPr>
            <w:rFonts w:cs="Arial"/>
            <w:lang w:val="es-MX"/>
          </w:rPr>
          <w:tab/>
        </w:r>
        <w:r w:rsidR="00CB7F87">
          <w:rPr>
            <w:rFonts w:cs="Arial"/>
            <w:lang w:val="es-MX"/>
          </w:rPr>
          <w:tab/>
        </w:r>
      </w:ins>
      <w:ins w:id="517" w:author="Usuario-1" w:date="2025-01-14T20:11:00Z">
        <w:r>
          <w:rPr>
            <w:rFonts w:cs="Arial"/>
            <w:lang w:val="es-MX"/>
          </w:rPr>
          <w:t xml:space="preserve"> </w:t>
        </w:r>
      </w:ins>
      <w:ins w:id="518" w:author="Usuario-1" w:date="2025-01-14T20:12:00Z">
        <w:r>
          <w:rPr>
            <w:rFonts w:cs="Arial"/>
            <w:lang w:val="es-MX"/>
          </w:rPr>
          <w:t xml:space="preserve">$141.673 más </w:t>
        </w:r>
      </w:ins>
      <w:ins w:id="519" w:author="Usuario-1" w:date="2025-01-14T20:14:00Z">
        <w:r>
          <w:rPr>
            <w:rFonts w:cs="Arial"/>
            <w:lang w:val="es-MX"/>
          </w:rPr>
          <w:t>envío $64.000</w:t>
        </w:r>
      </w:ins>
    </w:p>
    <w:p w14:paraId="7FE3EA53" w14:textId="2C4864A1" w:rsidR="00CB7F87" w:rsidRDefault="00CB7F87" w:rsidP="00775F9F">
      <w:pPr>
        <w:rPr>
          <w:ins w:id="520" w:author="Usuario-1" w:date="2025-01-14T20:16:00Z"/>
          <w:rFonts w:cs="Arial"/>
          <w:lang w:val="es-MX"/>
        </w:rPr>
      </w:pPr>
      <w:ins w:id="521" w:author="Usuario-1" w:date="2025-01-14T20:15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  <w:r w:rsidRPr="00CB7F87">
          <w:rPr>
            <w:rFonts w:cs="Arial"/>
            <w:b/>
            <w:bCs/>
            <w:lang w:val="es-MX"/>
            <w:rPrChange w:id="522" w:author="Usuario-1" w:date="2025-01-14T20:15:00Z">
              <w:rPr>
                <w:rFonts w:cs="Arial"/>
                <w:lang w:val="es-MX"/>
              </w:rPr>
            </w:rPrChange>
          </w:rPr>
          <w:t>MERCADO LIBRE:</w:t>
        </w:r>
        <w:r>
          <w:rPr>
            <w:rFonts w:cs="Arial"/>
            <w:lang w:val="es-MX"/>
          </w:rPr>
          <w:t xml:space="preserve"> </w:t>
        </w:r>
      </w:ins>
      <w:ins w:id="523" w:author="Usuario-1" w:date="2025-01-14T20:16:00Z">
        <w:r>
          <w:rPr>
            <w:rFonts w:cs="Arial"/>
            <w:lang w:val="es-MX"/>
          </w:rPr>
          <w:tab/>
        </w:r>
      </w:ins>
      <w:ins w:id="524" w:author="Usuario-1" w:date="2025-01-14T20:15:00Z">
        <w:r>
          <w:rPr>
            <w:rFonts w:cs="Arial"/>
            <w:lang w:val="es-MX"/>
          </w:rPr>
          <w:t>$282.115</w:t>
        </w:r>
      </w:ins>
    </w:p>
    <w:p w14:paraId="402814C8" w14:textId="44777EE8" w:rsidR="00CB7F87" w:rsidRPr="00CB7F87" w:rsidRDefault="00CB7F87" w:rsidP="00775F9F">
      <w:pPr>
        <w:rPr>
          <w:rFonts w:cs="Arial"/>
          <w:lang w:val="es-MX"/>
        </w:rPr>
      </w:pPr>
      <w:ins w:id="525" w:author="Usuario-1" w:date="2025-01-14T20:16:00Z">
        <w:r w:rsidRPr="00CB7F87">
          <w:rPr>
            <w:rFonts w:cs="Arial"/>
            <w:b/>
            <w:bCs/>
            <w:lang w:val="es-MX"/>
            <w:rPrChange w:id="526" w:author="Usuario-1" w:date="2025-01-14T20:16:00Z">
              <w:rPr>
                <w:rFonts w:cs="Arial"/>
                <w:lang w:val="es-MX"/>
              </w:rPr>
            </w:rPrChange>
          </w:rPr>
          <w:tab/>
        </w:r>
        <w:r w:rsidRPr="00CB7F87">
          <w:rPr>
            <w:rFonts w:cs="Arial"/>
            <w:b/>
            <w:bCs/>
            <w:lang w:val="es-MX"/>
            <w:rPrChange w:id="527" w:author="Usuario-1" w:date="2025-01-14T20:16:00Z">
              <w:rPr>
                <w:rFonts w:cs="Arial"/>
                <w:lang w:val="es-MX"/>
              </w:rPr>
            </w:rPrChange>
          </w:rPr>
          <w:tab/>
          <w:t>TEMU</w:t>
        </w:r>
        <w:r w:rsidRPr="00CB7F87">
          <w:rPr>
            <w:rFonts w:cs="Arial"/>
            <w:lang w:val="es-MX"/>
          </w:rPr>
          <w:t xml:space="preserve">:  </w:t>
        </w:r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  <w:r w:rsidRPr="00CB7F87">
          <w:rPr>
            <w:rFonts w:cs="Arial"/>
            <w:lang w:val="es-MX"/>
          </w:rPr>
          <w:t>$154.761</w:t>
        </w:r>
      </w:ins>
    </w:p>
    <w:p w14:paraId="33F24FB7" w14:textId="3A2C0F5F" w:rsidR="00415C8F" w:rsidRPr="00415C8F" w:rsidRDefault="00415C8F" w:rsidP="00415C8F">
      <w:pPr>
        <w:rPr>
          <w:rFonts w:cs="Arial"/>
          <w:lang w:val="es-MX"/>
        </w:rPr>
      </w:pPr>
    </w:p>
    <w:p w14:paraId="53DB6208" w14:textId="6BAAF8B6" w:rsidR="00000343" w:rsidRDefault="00000343" w:rsidP="00775F9F">
      <w:pPr>
        <w:rPr>
          <w:ins w:id="528" w:author="Usuario-1" w:date="2025-01-14T20:18:00Z"/>
          <w:rFonts w:cs="Arial"/>
          <w:b/>
          <w:bCs/>
          <w:lang w:val="es-MX"/>
        </w:rPr>
      </w:pPr>
      <w:r w:rsidRPr="00CB7F87">
        <w:rPr>
          <w:rFonts w:cs="Arial"/>
          <w:b/>
          <w:bCs/>
          <w:lang w:val="es-MX"/>
          <w:rPrChange w:id="529" w:author="Usuario-1" w:date="2025-01-14T20:18:00Z">
            <w:rPr>
              <w:rFonts w:cs="Arial"/>
              <w:lang w:val="es-MX"/>
            </w:rPr>
          </w:rPrChange>
        </w:rPr>
        <w:tab/>
        <w:t>PRECIOS POR ESTRUCTURA DE COSTOS</w:t>
      </w:r>
    </w:p>
    <w:p w14:paraId="19144BBD" w14:textId="7866FD41" w:rsidR="00CB7F87" w:rsidRDefault="00CB7F87" w:rsidP="00775F9F">
      <w:pPr>
        <w:rPr>
          <w:ins w:id="530" w:author="Usuario-1" w:date="2025-01-21T18:58:00Z"/>
          <w:rFonts w:cs="Arial"/>
          <w:b/>
          <w:bCs/>
          <w:lang w:val="es-MX"/>
        </w:rPr>
      </w:pPr>
      <w:ins w:id="531" w:author="Usuario-1" w:date="2025-01-14T20:18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COSTOS DEL PRODUCTO</w:t>
        </w:r>
      </w:ins>
      <w:ins w:id="532" w:author="Usuario-1" w:date="2025-01-21T18:58:00Z">
        <w:r w:rsidR="00997872">
          <w:rPr>
            <w:rFonts w:cs="Arial"/>
            <w:b/>
            <w:bCs/>
            <w:lang w:val="es-MX"/>
          </w:rPr>
          <w:t xml:space="preserve">: </w:t>
        </w:r>
      </w:ins>
    </w:p>
    <w:p w14:paraId="174C92DD" w14:textId="1526BFF8" w:rsidR="00997872" w:rsidRPr="00CB7F87" w:rsidRDefault="00997872" w:rsidP="00997872">
      <w:pPr>
        <w:rPr>
          <w:ins w:id="533" w:author="Usuario-1" w:date="2025-01-21T18:58:00Z"/>
          <w:rFonts w:cs="Arial"/>
          <w:lang w:val="es-MX"/>
        </w:rPr>
      </w:pPr>
      <w:ins w:id="534" w:author="Usuario-1" w:date="2025-01-21T18:58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35" w:author="Usuario-1" w:date="2025-01-21T18:59:00Z">
              <w:rPr>
                <w:rFonts w:cs="Arial"/>
                <w:b/>
                <w:bCs/>
                <w:lang w:val="es-MX"/>
              </w:rPr>
            </w:rPrChange>
          </w:rPr>
          <w:t>Comedero</w:t>
        </w:r>
        <w:r>
          <w:rPr>
            <w:rFonts w:cs="Arial"/>
            <w:b/>
            <w:bCs/>
            <w:lang w:val="es-MX"/>
          </w:rPr>
          <w:t xml:space="preserve">: </w:t>
        </w:r>
        <w:r w:rsidRPr="00CB7F87">
          <w:rPr>
            <w:rFonts w:cs="Arial"/>
            <w:lang w:val="es-MX"/>
          </w:rPr>
          <w:t>$154.761</w:t>
        </w:r>
      </w:ins>
    </w:p>
    <w:p w14:paraId="607D0887" w14:textId="085EBDC8" w:rsidR="00CB7F87" w:rsidRDefault="00CB7F87" w:rsidP="00775F9F">
      <w:pPr>
        <w:rPr>
          <w:ins w:id="536" w:author="Usuario-1" w:date="2025-01-21T18:58:00Z"/>
          <w:rFonts w:cs="Arial"/>
          <w:b/>
          <w:bCs/>
          <w:lang w:val="es-MX"/>
        </w:rPr>
      </w:pPr>
      <w:ins w:id="537" w:author="Usuario-1" w:date="2025-01-14T20:18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GASTOS DE LEGALIZACIÓN</w:t>
        </w:r>
      </w:ins>
    </w:p>
    <w:p w14:paraId="35A369AA" w14:textId="27B2F9E2" w:rsidR="00997872" w:rsidRDefault="00997872" w:rsidP="00775F9F">
      <w:pPr>
        <w:rPr>
          <w:ins w:id="538" w:author="Usuario-1" w:date="2025-01-14T20:18:00Z"/>
          <w:rFonts w:cs="Arial"/>
          <w:b/>
          <w:bCs/>
          <w:lang w:val="es-MX"/>
        </w:rPr>
      </w:pPr>
      <w:ins w:id="539" w:author="Usuario-1" w:date="2025-01-21T18:58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40" w:author="Usuario-1" w:date="2025-01-21T18:59:00Z">
              <w:rPr>
                <w:rFonts w:cs="Arial"/>
                <w:b/>
                <w:bCs/>
                <w:lang w:val="es-MX"/>
              </w:rPr>
            </w:rPrChange>
          </w:rPr>
          <w:t xml:space="preserve">En prueba: </w:t>
        </w:r>
      </w:ins>
      <w:ins w:id="541" w:author="Usuario-1" w:date="2025-01-21T18:59:00Z">
        <w:r>
          <w:rPr>
            <w:rFonts w:cs="Arial"/>
            <w:b/>
            <w:bCs/>
            <w:lang w:val="es-MX"/>
          </w:rPr>
          <w:t>$0</w:t>
        </w:r>
      </w:ins>
    </w:p>
    <w:p w14:paraId="12BB34D9" w14:textId="1829132B" w:rsidR="00CB7F87" w:rsidRDefault="00CB7F87" w:rsidP="00775F9F">
      <w:pPr>
        <w:rPr>
          <w:ins w:id="542" w:author="Usuario-1" w:date="2025-01-21T18:59:00Z"/>
          <w:rFonts w:cs="Arial"/>
          <w:b/>
          <w:bCs/>
          <w:lang w:val="es-MX"/>
        </w:rPr>
      </w:pPr>
      <w:ins w:id="543" w:author="Usuario-1" w:date="2025-01-14T20:19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GASTOS LOGISTICOS</w:t>
        </w:r>
      </w:ins>
      <w:ins w:id="544" w:author="Usuario-1" w:date="2025-01-14T20:29:00Z">
        <w:r w:rsidR="0020086A">
          <w:rPr>
            <w:rFonts w:cs="Arial"/>
            <w:b/>
            <w:bCs/>
            <w:lang w:val="es-MX"/>
          </w:rPr>
          <w:t xml:space="preserve"> / MARKETING</w:t>
        </w:r>
      </w:ins>
    </w:p>
    <w:p w14:paraId="7AD117B5" w14:textId="1FCF94BF" w:rsidR="00997872" w:rsidRDefault="00997872" w:rsidP="00775F9F">
      <w:pPr>
        <w:rPr>
          <w:ins w:id="545" w:author="Usuario-1" w:date="2025-01-14T20:19:00Z"/>
          <w:rFonts w:cs="Arial"/>
          <w:b/>
          <w:bCs/>
          <w:lang w:val="es-MX"/>
        </w:rPr>
      </w:pPr>
      <w:ins w:id="546" w:author="Usuario-1" w:date="2025-01-21T18:59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47" w:author="Usuario-1" w:date="2025-01-21T18:59:00Z">
              <w:rPr>
                <w:rFonts w:cs="Arial"/>
                <w:b/>
                <w:bCs/>
                <w:lang w:val="es-MX"/>
              </w:rPr>
            </w:rPrChange>
          </w:rPr>
          <w:t xml:space="preserve">En primera fase </w:t>
        </w:r>
        <w:r>
          <w:rPr>
            <w:rFonts w:cs="Arial"/>
            <w:b/>
            <w:bCs/>
            <w:lang w:val="es-MX"/>
          </w:rPr>
          <w:t xml:space="preserve">$10.000 por cantidad </w:t>
        </w:r>
      </w:ins>
    </w:p>
    <w:p w14:paraId="3E438B99" w14:textId="798A31D5" w:rsidR="00CB7F87" w:rsidRDefault="00CB7F87" w:rsidP="00775F9F">
      <w:pPr>
        <w:rPr>
          <w:ins w:id="548" w:author="Usuario-1" w:date="2025-01-21T19:00:00Z"/>
          <w:rFonts w:cs="Arial"/>
          <w:b/>
          <w:bCs/>
          <w:lang w:val="es-MX"/>
        </w:rPr>
      </w:pPr>
      <w:ins w:id="549" w:author="Usuario-1" w:date="2025-01-14T20:19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GASTOS ADMINISTRATIVOS</w:t>
        </w:r>
      </w:ins>
    </w:p>
    <w:p w14:paraId="45A6BF66" w14:textId="2A99C2F4" w:rsidR="00997872" w:rsidRDefault="00997872" w:rsidP="00775F9F">
      <w:pPr>
        <w:rPr>
          <w:ins w:id="550" w:author="Usuario-1" w:date="2025-01-14T20:20:00Z"/>
          <w:rFonts w:cs="Arial"/>
          <w:b/>
          <w:bCs/>
          <w:lang w:val="es-MX"/>
        </w:rPr>
      </w:pPr>
      <w:ins w:id="551" w:author="Usuario-1" w:date="2025-01-21T19:00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52" w:author="Usuario-1" w:date="2025-01-21T19:00:00Z">
              <w:rPr>
                <w:rFonts w:cs="Arial"/>
                <w:b/>
                <w:bCs/>
                <w:lang w:val="es-MX"/>
              </w:rPr>
            </w:rPrChange>
          </w:rPr>
          <w:t xml:space="preserve">En primera fase </w:t>
        </w:r>
        <w:r>
          <w:rPr>
            <w:rFonts w:cs="Arial"/>
            <w:b/>
            <w:bCs/>
            <w:lang w:val="es-MX"/>
          </w:rPr>
          <w:t>$10.000</w:t>
        </w:r>
      </w:ins>
    </w:p>
    <w:p w14:paraId="1DAFDF91" w14:textId="07B19483" w:rsidR="00585272" w:rsidRDefault="00585272" w:rsidP="00775F9F">
      <w:pPr>
        <w:rPr>
          <w:ins w:id="553" w:author="Usuario-1" w:date="2025-01-21T19:00:00Z"/>
          <w:rFonts w:cs="Arial"/>
          <w:b/>
          <w:bCs/>
          <w:lang w:val="es-MX"/>
        </w:rPr>
      </w:pPr>
      <w:ins w:id="554" w:author="Usuario-1" w:date="2025-01-14T20:20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proofErr w:type="gramStart"/>
        <w:r>
          <w:rPr>
            <w:rFonts w:cs="Arial"/>
            <w:b/>
            <w:bCs/>
            <w:lang w:val="es-MX"/>
          </w:rPr>
          <w:t>TOTAL</w:t>
        </w:r>
        <w:proofErr w:type="gramEnd"/>
        <w:r>
          <w:rPr>
            <w:rFonts w:cs="Arial"/>
            <w:b/>
            <w:bCs/>
            <w:lang w:val="es-MX"/>
          </w:rPr>
          <w:t xml:space="preserve"> COSTOS + GASTOS</w:t>
        </w:r>
      </w:ins>
      <w:ins w:id="555" w:author="Usuario-1" w:date="2025-01-21T19:00:00Z">
        <w:r w:rsidR="00997872">
          <w:rPr>
            <w:rFonts w:cs="Arial"/>
            <w:b/>
            <w:bCs/>
            <w:lang w:val="es-MX"/>
          </w:rPr>
          <w:t xml:space="preserve">:  </w:t>
        </w:r>
      </w:ins>
    </w:p>
    <w:p w14:paraId="78491E7F" w14:textId="6ABA806E" w:rsidR="00997872" w:rsidRDefault="00997872" w:rsidP="00997872">
      <w:pPr>
        <w:rPr>
          <w:ins w:id="556" w:author="Usuario-1" w:date="2025-01-21T19:00:00Z"/>
          <w:rFonts w:cs="Arial"/>
          <w:b/>
          <w:bCs/>
          <w:lang w:val="es-MX"/>
        </w:rPr>
      </w:pPr>
      <w:ins w:id="557" w:author="Usuario-1" w:date="2025-01-21T19:00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 w:rsidRPr="009E2A63">
          <w:rPr>
            <w:rFonts w:cs="Arial"/>
            <w:b/>
            <w:bCs/>
            <w:color w:val="FF0000"/>
            <w:lang w:val="es-MX"/>
          </w:rPr>
          <w:t xml:space="preserve">En primera fase </w:t>
        </w:r>
        <w:r>
          <w:rPr>
            <w:rFonts w:cs="Arial"/>
            <w:b/>
            <w:bCs/>
            <w:lang w:val="es-MX"/>
          </w:rPr>
          <w:t>$174.761</w:t>
        </w:r>
      </w:ins>
    </w:p>
    <w:p w14:paraId="5DFC9E57" w14:textId="0FDDF0A1" w:rsidR="00CB7F87" w:rsidRDefault="00585272" w:rsidP="00775F9F">
      <w:pPr>
        <w:rPr>
          <w:ins w:id="558" w:author="Usuario-1" w:date="2025-01-21T19:00:00Z"/>
          <w:rFonts w:cs="Arial"/>
          <w:b/>
          <w:bCs/>
          <w:lang w:val="es-MX"/>
        </w:rPr>
      </w:pPr>
      <w:ins w:id="559" w:author="Usuario-1" w:date="2025-01-14T20:20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PORCENTAJE DE UTILIDAD ESPERADA</w:t>
        </w:r>
      </w:ins>
    </w:p>
    <w:p w14:paraId="5064FCD8" w14:textId="63FD0EC4" w:rsidR="00997872" w:rsidRDefault="00997872" w:rsidP="00775F9F">
      <w:pPr>
        <w:rPr>
          <w:ins w:id="560" w:author="Usuario-1" w:date="2025-01-14T20:20:00Z"/>
          <w:rFonts w:cs="Arial"/>
          <w:b/>
          <w:bCs/>
          <w:lang w:val="es-MX"/>
        </w:rPr>
      </w:pPr>
      <w:ins w:id="561" w:author="Usuario-1" w:date="2025-01-21T19:00:00Z">
        <w:r w:rsidRPr="00997872">
          <w:rPr>
            <w:rFonts w:cs="Arial"/>
            <w:b/>
            <w:bCs/>
            <w:color w:val="FF0000"/>
            <w:lang w:val="es-MX"/>
            <w:rPrChange w:id="562" w:author="Usuario-1" w:date="2025-01-21T19:01:00Z">
              <w:rPr>
                <w:rFonts w:cs="Arial"/>
                <w:b/>
                <w:bCs/>
                <w:lang w:val="es-MX"/>
              </w:rPr>
            </w:rPrChange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63" w:author="Usuario-1" w:date="2025-01-21T19:01:00Z">
              <w:rPr>
                <w:rFonts w:cs="Arial"/>
                <w:b/>
                <w:bCs/>
                <w:lang w:val="es-MX"/>
              </w:rPr>
            </w:rPrChange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64" w:author="Usuario-1" w:date="2025-01-21T19:01:00Z">
              <w:rPr>
                <w:rFonts w:cs="Arial"/>
                <w:b/>
                <w:bCs/>
                <w:lang w:val="es-MX"/>
              </w:rPr>
            </w:rPrChange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65" w:author="Usuario-1" w:date="2025-01-21T19:01:00Z">
              <w:rPr>
                <w:rFonts w:cs="Arial"/>
                <w:b/>
                <w:bCs/>
                <w:lang w:val="es-MX"/>
              </w:rPr>
            </w:rPrChange>
          </w:rPr>
          <w:tab/>
        </w:r>
        <w:r w:rsidRPr="00997872">
          <w:rPr>
            <w:rFonts w:cs="Arial"/>
            <w:b/>
            <w:bCs/>
            <w:color w:val="FF0000"/>
            <w:lang w:val="es-MX"/>
            <w:rPrChange w:id="566" w:author="Usuario-1" w:date="2025-01-21T19:01:00Z">
              <w:rPr>
                <w:rFonts w:cs="Arial"/>
                <w:b/>
                <w:bCs/>
                <w:lang w:val="es-MX"/>
              </w:rPr>
            </w:rPrChange>
          </w:rPr>
          <w:tab/>
        </w:r>
      </w:ins>
      <w:ins w:id="567" w:author="Usuario-1" w:date="2025-01-21T19:01:00Z">
        <w:r w:rsidRPr="00997872">
          <w:rPr>
            <w:rFonts w:cs="Arial"/>
            <w:b/>
            <w:bCs/>
            <w:color w:val="FF0000"/>
            <w:lang w:val="es-MX"/>
            <w:rPrChange w:id="568" w:author="Usuario-1" w:date="2025-01-21T19:01:00Z">
              <w:rPr>
                <w:rFonts w:cs="Arial"/>
                <w:b/>
                <w:bCs/>
                <w:lang w:val="es-MX"/>
              </w:rPr>
            </w:rPrChange>
          </w:rPr>
          <w:t xml:space="preserve">En primera fase </w:t>
        </w:r>
        <w:r>
          <w:rPr>
            <w:rFonts w:cs="Arial"/>
            <w:b/>
            <w:bCs/>
            <w:lang w:val="es-MX"/>
          </w:rPr>
          <w:t>40 %</w:t>
        </w:r>
      </w:ins>
    </w:p>
    <w:p w14:paraId="7A5A23DA" w14:textId="7E2C5449" w:rsidR="00585272" w:rsidRDefault="00585272" w:rsidP="00775F9F">
      <w:pPr>
        <w:rPr>
          <w:ins w:id="569" w:author="Usuario-1" w:date="2025-01-21T19:01:00Z"/>
          <w:rFonts w:cs="Arial"/>
          <w:b/>
          <w:bCs/>
          <w:lang w:val="es-MX"/>
        </w:rPr>
      </w:pPr>
      <w:ins w:id="570" w:author="Usuario-1" w:date="2025-01-14T20:20:00Z">
        <w:r>
          <w:rPr>
            <w:rFonts w:cs="Arial"/>
            <w:b/>
            <w:bCs/>
            <w:lang w:val="es-MX"/>
          </w:rPr>
          <w:lastRenderedPageBreak/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SUBTOTAL</w:t>
        </w:r>
      </w:ins>
    </w:p>
    <w:p w14:paraId="03709DA4" w14:textId="77777777" w:rsidR="00997872" w:rsidRDefault="00997872" w:rsidP="00775F9F">
      <w:pPr>
        <w:rPr>
          <w:ins w:id="571" w:author="Usuario-1" w:date="2025-01-21T19:02:00Z"/>
          <w:rFonts w:cs="Arial"/>
          <w:b/>
          <w:bCs/>
          <w:color w:val="FF0000"/>
          <w:lang w:val="es-MX"/>
        </w:rPr>
      </w:pPr>
      <w:ins w:id="572" w:author="Usuario-1" w:date="2025-01-21T19:01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</w:ins>
      <w:ins w:id="573" w:author="Usuario-1" w:date="2025-01-21T19:02:00Z">
        <w:r w:rsidRPr="009E2A63">
          <w:rPr>
            <w:rFonts w:cs="Arial"/>
            <w:b/>
            <w:bCs/>
            <w:color w:val="FF0000"/>
            <w:lang w:val="es-MX"/>
          </w:rPr>
          <w:t xml:space="preserve">En primera fase </w:t>
        </w:r>
        <w:r>
          <w:rPr>
            <w:rFonts w:cs="Arial"/>
            <w:b/>
            <w:bCs/>
            <w:color w:val="FF0000"/>
            <w:lang w:val="es-MX"/>
          </w:rPr>
          <w:t>$245.000</w:t>
        </w:r>
      </w:ins>
    </w:p>
    <w:p w14:paraId="129C02D6" w14:textId="125C5274" w:rsidR="00585272" w:rsidRDefault="00585272" w:rsidP="00775F9F">
      <w:pPr>
        <w:rPr>
          <w:ins w:id="574" w:author="Usuario-1" w:date="2025-01-21T19:02:00Z"/>
          <w:rFonts w:cs="Arial"/>
          <w:b/>
          <w:bCs/>
          <w:lang w:val="es-MX"/>
        </w:rPr>
      </w:pPr>
      <w:ins w:id="575" w:author="Usuario-1" w:date="2025-01-14T20:20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IMPUESTOS DE RENTA</w:t>
        </w:r>
      </w:ins>
    </w:p>
    <w:p w14:paraId="7AD3F69E" w14:textId="799FA918" w:rsidR="00997872" w:rsidRDefault="00997872" w:rsidP="00775F9F">
      <w:pPr>
        <w:rPr>
          <w:ins w:id="576" w:author="Usuario-1" w:date="2025-01-14T20:21:00Z"/>
          <w:rFonts w:cs="Arial"/>
          <w:b/>
          <w:bCs/>
          <w:lang w:val="es-MX"/>
        </w:rPr>
      </w:pPr>
      <w:ins w:id="577" w:author="Usuario-1" w:date="2025-01-21T19:02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</w:ins>
      <w:ins w:id="578" w:author="Usuario-1" w:date="2025-01-21T19:03:00Z">
        <w:r w:rsidRPr="009E2A63">
          <w:rPr>
            <w:rFonts w:cs="Arial"/>
            <w:b/>
            <w:bCs/>
            <w:color w:val="FF0000"/>
            <w:lang w:val="es-MX"/>
          </w:rPr>
          <w:t xml:space="preserve">En primera fase </w:t>
        </w:r>
        <w:r>
          <w:rPr>
            <w:rFonts w:cs="Arial"/>
            <w:b/>
            <w:bCs/>
            <w:color w:val="FF0000"/>
            <w:lang w:val="es-MX"/>
          </w:rPr>
          <w:t>$15.000</w:t>
        </w:r>
      </w:ins>
    </w:p>
    <w:p w14:paraId="1345FACF" w14:textId="19D94698" w:rsidR="00585272" w:rsidRDefault="00585272" w:rsidP="00775F9F">
      <w:pPr>
        <w:rPr>
          <w:ins w:id="579" w:author="Usuario-1" w:date="2025-01-14T20:18:00Z"/>
          <w:rFonts w:cs="Arial"/>
          <w:b/>
          <w:bCs/>
          <w:lang w:val="es-MX"/>
        </w:rPr>
      </w:pPr>
      <w:ins w:id="580" w:author="Usuario-1" w:date="2025-01-14T20:21:00Z"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</w:r>
        <w:r>
          <w:rPr>
            <w:rFonts w:cs="Arial"/>
            <w:b/>
            <w:bCs/>
            <w:lang w:val="es-MX"/>
          </w:rPr>
          <w:tab/>
          <w:t>PRECIO DE VENTA</w:t>
        </w:r>
      </w:ins>
    </w:p>
    <w:p w14:paraId="06A3FA57" w14:textId="50C4AFFF" w:rsidR="00CB7F87" w:rsidRPr="00CB7F87" w:rsidDel="0020086A" w:rsidRDefault="00CB7F87" w:rsidP="00775F9F">
      <w:pPr>
        <w:rPr>
          <w:del w:id="581" w:author="Usuario-1" w:date="2025-01-14T20:21:00Z"/>
          <w:rFonts w:cs="Arial"/>
          <w:b/>
          <w:bCs/>
          <w:lang w:val="es-MX"/>
          <w:rPrChange w:id="582" w:author="Usuario-1" w:date="2025-01-14T20:18:00Z">
            <w:rPr>
              <w:del w:id="583" w:author="Usuario-1" w:date="2025-01-14T20:21:00Z"/>
              <w:rFonts w:cs="Arial"/>
              <w:lang w:val="es-MX"/>
            </w:rPr>
          </w:rPrChange>
        </w:rPr>
      </w:pPr>
    </w:p>
    <w:p w14:paraId="412314B6" w14:textId="24E70411" w:rsidR="00A548A1" w:rsidRPr="00000343" w:rsidRDefault="00A548A1" w:rsidP="00775F9F">
      <w:pPr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ins w:id="584" w:author="Usuario-1" w:date="2025-01-21T19:03:00Z">
        <w:r w:rsidR="00997872">
          <w:rPr>
            <w:rFonts w:cs="Arial"/>
            <w:lang w:val="es-MX"/>
          </w:rPr>
          <w:tab/>
        </w:r>
        <w:r w:rsidR="00997872">
          <w:rPr>
            <w:rFonts w:cs="Arial"/>
            <w:lang w:val="es-MX"/>
          </w:rPr>
          <w:tab/>
        </w:r>
        <w:r w:rsidR="00997872">
          <w:rPr>
            <w:rFonts w:cs="Arial"/>
            <w:lang w:val="es-MX"/>
          </w:rPr>
          <w:tab/>
        </w:r>
        <w:r w:rsidR="00997872" w:rsidRPr="009E2A63">
          <w:rPr>
            <w:rFonts w:cs="Arial"/>
            <w:b/>
            <w:bCs/>
            <w:color w:val="FF0000"/>
            <w:lang w:val="es-MX"/>
          </w:rPr>
          <w:t xml:space="preserve">En primera fase </w:t>
        </w:r>
        <w:r w:rsidR="00997872">
          <w:rPr>
            <w:rFonts w:cs="Arial"/>
            <w:b/>
            <w:bCs/>
            <w:color w:val="FF0000"/>
            <w:lang w:val="es-MX"/>
          </w:rPr>
          <w:t>$250.</w:t>
        </w:r>
      </w:ins>
      <w:ins w:id="585" w:author="Usuario-1" w:date="2025-01-21T19:04:00Z">
        <w:r w:rsidR="00997872">
          <w:rPr>
            <w:rFonts w:cs="Arial"/>
            <w:b/>
            <w:bCs/>
            <w:color w:val="FF0000"/>
            <w:lang w:val="es-MX"/>
          </w:rPr>
          <w:t>000</w:t>
        </w:r>
      </w:ins>
      <w:del w:id="586" w:author="Usuario-1" w:date="2025-01-14T20:21:00Z">
        <w:r w:rsidDel="0020086A">
          <w:rPr>
            <w:rFonts w:cs="Arial"/>
            <w:lang w:val="es-MX"/>
          </w:rPr>
          <w:delText>Porcentaje de utilidad esperada</w:delText>
        </w:r>
      </w:del>
    </w:p>
    <w:p w14:paraId="4E06BD72" w14:textId="24A0A02E" w:rsidR="00000343" w:rsidRDefault="00000343" w:rsidP="00775F9F">
      <w:pPr>
        <w:rPr>
          <w:ins w:id="587" w:author="Usuario-1" w:date="2025-01-14T20:21:00Z"/>
          <w:rFonts w:cs="Arial"/>
          <w:b/>
          <w:bCs/>
          <w:lang w:val="es-MX"/>
        </w:rPr>
      </w:pPr>
      <w:r w:rsidRPr="00CB7F87">
        <w:rPr>
          <w:rFonts w:cs="Arial"/>
          <w:b/>
          <w:bCs/>
          <w:lang w:val="es-MX"/>
          <w:rPrChange w:id="588" w:author="Usuario-1" w:date="2025-01-14T20:18:00Z">
            <w:rPr>
              <w:rFonts w:cs="Arial"/>
              <w:lang w:val="es-MX"/>
            </w:rPr>
          </w:rPrChange>
        </w:rPr>
        <w:tab/>
        <w:t>PRECIOS POR APRECIACIÓN DEL MERCADO</w:t>
      </w:r>
    </w:p>
    <w:p w14:paraId="412DD6AF" w14:textId="2D8A3C63" w:rsidR="0020086A" w:rsidRPr="0020086A" w:rsidRDefault="0020086A" w:rsidP="00775F9F">
      <w:pPr>
        <w:rPr>
          <w:ins w:id="589" w:author="Usuario-1" w:date="2025-01-14T20:18:00Z"/>
          <w:rFonts w:cs="Arial"/>
          <w:lang w:val="es-MX"/>
          <w:rPrChange w:id="590" w:author="Usuario-1" w:date="2025-01-14T20:22:00Z">
            <w:rPr>
              <w:ins w:id="591" w:author="Usuario-1" w:date="2025-01-14T20:18:00Z"/>
              <w:rFonts w:cs="Arial"/>
              <w:b/>
              <w:bCs/>
              <w:lang w:val="es-MX"/>
            </w:rPr>
          </w:rPrChange>
        </w:rPr>
      </w:pPr>
      <w:ins w:id="592" w:author="Usuario-1" w:date="2025-01-14T20:21:00Z">
        <w:r w:rsidRPr="0020086A">
          <w:rPr>
            <w:rFonts w:cs="Arial"/>
            <w:lang w:val="es-MX"/>
            <w:rPrChange w:id="593" w:author="Usuario-1" w:date="2025-01-14T20:22:00Z">
              <w:rPr>
                <w:rFonts w:cs="Arial"/>
                <w:b/>
                <w:bCs/>
                <w:lang w:val="es-MX"/>
              </w:rPr>
            </w:rPrChange>
          </w:rPr>
          <w:tab/>
        </w:r>
        <w:r w:rsidRPr="0020086A">
          <w:rPr>
            <w:rFonts w:cs="Arial"/>
            <w:lang w:val="es-MX"/>
            <w:rPrChange w:id="594" w:author="Usuario-1" w:date="2025-01-14T20:22:00Z">
              <w:rPr>
                <w:rFonts w:cs="Arial"/>
                <w:b/>
                <w:bCs/>
                <w:lang w:val="es-MX"/>
              </w:rPr>
            </w:rPrChange>
          </w:rPr>
          <w:tab/>
        </w:r>
        <w:r w:rsidRPr="0020086A">
          <w:rPr>
            <w:rFonts w:cs="Arial"/>
            <w:lang w:val="es-MX"/>
            <w:rPrChange w:id="595" w:author="Usuario-1" w:date="2025-01-14T20:22:00Z">
              <w:rPr>
                <w:rFonts w:cs="Arial"/>
                <w:b/>
                <w:bCs/>
                <w:lang w:val="es-MX"/>
              </w:rPr>
            </w:rPrChange>
          </w:rPr>
          <w:tab/>
        </w:r>
      </w:ins>
      <w:ins w:id="596" w:author="Usuario-1" w:date="2025-01-14T20:22:00Z">
        <w:r w:rsidRPr="0020086A">
          <w:rPr>
            <w:rFonts w:cs="Arial"/>
            <w:lang w:val="es-MX"/>
            <w:rPrChange w:id="597" w:author="Usuario-1" w:date="2025-01-14T20:22:00Z">
              <w:rPr>
                <w:rFonts w:cs="Arial"/>
                <w:b/>
                <w:bCs/>
                <w:lang w:val="es-MX"/>
              </w:rPr>
            </w:rPrChange>
          </w:rPr>
          <w:t>Cuanto estaría dispuesto a pagar por el producto</w:t>
        </w:r>
      </w:ins>
    </w:p>
    <w:p w14:paraId="2E1359A5" w14:textId="3762DEBE" w:rsidR="00CB7F87" w:rsidRDefault="00CB7F87" w:rsidP="00775F9F">
      <w:pPr>
        <w:rPr>
          <w:ins w:id="598" w:author="Usuario-1" w:date="2025-01-14T20:18:00Z"/>
          <w:rFonts w:cs="Arial"/>
          <w:b/>
          <w:bCs/>
          <w:lang w:val="es-MX"/>
        </w:rPr>
      </w:pPr>
    </w:p>
    <w:p w14:paraId="53151A9E" w14:textId="2B3B7BA8" w:rsidR="00CB7F87" w:rsidRPr="00CB7F87" w:rsidDel="0020086A" w:rsidRDefault="00CB7F87" w:rsidP="00775F9F">
      <w:pPr>
        <w:rPr>
          <w:del w:id="599" w:author="Usuario-1" w:date="2025-01-14T20:22:00Z"/>
          <w:rFonts w:cs="Arial"/>
          <w:b/>
          <w:bCs/>
          <w:lang w:val="es-MX"/>
          <w:rPrChange w:id="600" w:author="Usuario-1" w:date="2025-01-14T20:18:00Z">
            <w:rPr>
              <w:del w:id="601" w:author="Usuario-1" w:date="2025-01-14T20:22:00Z"/>
              <w:rFonts w:cs="Arial"/>
              <w:lang w:val="es-MX"/>
            </w:rPr>
          </w:rPrChange>
        </w:rPr>
      </w:pPr>
    </w:p>
    <w:p w14:paraId="5C6EBE1F" w14:textId="6B87745F" w:rsidR="00000343" w:rsidRPr="00CB7F87" w:rsidRDefault="00000343" w:rsidP="00775F9F">
      <w:pPr>
        <w:rPr>
          <w:rFonts w:cs="Arial"/>
          <w:b/>
          <w:bCs/>
          <w:lang w:val="es-MX"/>
          <w:rPrChange w:id="602" w:author="Usuario-1" w:date="2025-01-14T20:18:00Z">
            <w:rPr>
              <w:rFonts w:cs="Arial"/>
              <w:lang w:val="es-MX"/>
            </w:rPr>
          </w:rPrChange>
        </w:rPr>
      </w:pPr>
      <w:r w:rsidRPr="00CB7F87">
        <w:rPr>
          <w:rFonts w:cs="Arial"/>
          <w:b/>
          <w:bCs/>
          <w:lang w:val="es-MX"/>
          <w:rPrChange w:id="603" w:author="Usuario-1" w:date="2025-01-14T20:18:00Z">
            <w:rPr>
              <w:rFonts w:cs="Arial"/>
              <w:lang w:val="es-MX"/>
            </w:rPr>
          </w:rPrChange>
        </w:rPr>
        <w:tab/>
        <w:t>COMPARACIONES Y DECISIÓN DEL PRECIO</w:t>
      </w:r>
    </w:p>
    <w:p w14:paraId="3A1503D6" w14:textId="77777777" w:rsidR="0020086A" w:rsidRDefault="0020086A" w:rsidP="0020086A">
      <w:pPr>
        <w:rPr>
          <w:ins w:id="604" w:author="Usuario-1" w:date="2025-01-14T20:22:00Z"/>
          <w:rFonts w:cs="Arial"/>
          <w:b/>
          <w:bCs/>
          <w:lang w:val="es-MX"/>
        </w:rPr>
      </w:pPr>
    </w:p>
    <w:p w14:paraId="135F49AE" w14:textId="24039FC5" w:rsidR="00775F9F" w:rsidRPr="00D86EB7" w:rsidRDefault="00EE6242">
      <w:pPr>
        <w:rPr>
          <w:rFonts w:cs="Arial"/>
          <w:b/>
          <w:bCs/>
          <w:lang w:val="es-MX"/>
        </w:rPr>
      </w:pPr>
      <w:r w:rsidRPr="00D86EB7">
        <w:rPr>
          <w:rFonts w:cs="Arial"/>
          <w:b/>
          <w:bCs/>
          <w:lang w:val="es-MX"/>
        </w:rPr>
        <w:t xml:space="preserve">SOBRE EL LUGAR </w:t>
      </w:r>
      <w:r w:rsidR="00775F9F" w:rsidRPr="00D86EB7">
        <w:rPr>
          <w:rFonts w:cs="Arial"/>
          <w:b/>
          <w:bCs/>
          <w:lang w:val="es-MX"/>
        </w:rPr>
        <w:t>DONDE SE VAN A OFRECER LOS PRODUCTOS</w:t>
      </w:r>
    </w:p>
    <w:p w14:paraId="3284447C" w14:textId="77777777" w:rsidR="00A548A1" w:rsidRDefault="00130AD7">
      <w:pPr>
        <w:ind w:left="708" w:firstLine="708"/>
        <w:rPr>
          <w:rFonts w:cs="Arial"/>
          <w:szCs w:val="24"/>
          <w:lang w:val="es-MX"/>
        </w:rPr>
        <w:pPrChange w:id="605" w:author="Usuario-1" w:date="2025-01-14T20:29:00Z">
          <w:pPr/>
        </w:pPrChange>
      </w:pPr>
      <w:r w:rsidRPr="002F6B91">
        <w:rPr>
          <w:rFonts w:cs="Arial"/>
          <w:szCs w:val="24"/>
          <w:lang w:val="es-MX"/>
        </w:rPr>
        <w:t xml:space="preserve">Inicialmente se distribuyen en Bogotá. </w:t>
      </w:r>
    </w:p>
    <w:p w14:paraId="419DD7AD" w14:textId="3D15FF0E" w:rsidR="00130AD7" w:rsidRPr="0020086A" w:rsidRDefault="00A548A1" w:rsidP="002F6B91">
      <w:pPr>
        <w:rPr>
          <w:ins w:id="606" w:author="Usuario-1" w:date="2025-01-14T20:22:00Z"/>
          <w:rFonts w:cs="Arial"/>
          <w:b/>
          <w:bCs/>
          <w:szCs w:val="24"/>
          <w:lang w:val="es-MX"/>
          <w:rPrChange w:id="607" w:author="Usuario-1" w:date="2025-01-14T20:23:00Z">
            <w:rPr>
              <w:ins w:id="608" w:author="Usuario-1" w:date="2025-01-14T20:22:00Z"/>
              <w:rFonts w:cs="Arial"/>
              <w:szCs w:val="24"/>
              <w:lang w:val="es-MX"/>
            </w:rPr>
          </w:rPrChange>
        </w:rPr>
      </w:pPr>
      <w:r w:rsidRPr="0020086A">
        <w:rPr>
          <w:rFonts w:cs="Arial"/>
          <w:b/>
          <w:bCs/>
          <w:szCs w:val="24"/>
          <w:lang w:val="es-MX"/>
          <w:rPrChange w:id="609" w:author="Usuario-1" w:date="2025-01-14T20:23:00Z">
            <w:rPr>
              <w:rFonts w:cs="Arial"/>
              <w:szCs w:val="24"/>
              <w:lang w:val="es-MX"/>
            </w:rPr>
          </w:rPrChange>
        </w:rPr>
        <w:t>Es</w:t>
      </w:r>
      <w:r w:rsidR="00130AD7" w:rsidRPr="0020086A">
        <w:rPr>
          <w:rFonts w:cs="Arial"/>
          <w:b/>
          <w:bCs/>
          <w:szCs w:val="24"/>
          <w:lang w:val="es-MX"/>
          <w:rPrChange w:id="610" w:author="Usuario-1" w:date="2025-01-14T20:23:00Z">
            <w:rPr>
              <w:rFonts w:cs="Arial"/>
              <w:szCs w:val="24"/>
              <w:lang w:val="es-MX"/>
            </w:rPr>
          </w:rPrChange>
        </w:rPr>
        <w:t>tablecer zonas específicas de operación</w:t>
      </w:r>
      <w:r w:rsidRPr="0020086A">
        <w:rPr>
          <w:rFonts w:cs="Arial"/>
          <w:b/>
          <w:bCs/>
          <w:szCs w:val="24"/>
          <w:lang w:val="es-MX"/>
          <w:rPrChange w:id="611" w:author="Usuario-1" w:date="2025-01-14T20:23:00Z">
            <w:rPr>
              <w:rFonts w:cs="Arial"/>
              <w:szCs w:val="24"/>
              <w:lang w:val="es-MX"/>
            </w:rPr>
          </w:rPrChange>
        </w:rPr>
        <w:t xml:space="preserve"> según mercado objetivo</w:t>
      </w:r>
      <w:ins w:id="612" w:author="Usuario-1" w:date="2025-01-14T20:22:00Z">
        <w:r w:rsidR="0020086A" w:rsidRPr="0020086A">
          <w:rPr>
            <w:rFonts w:cs="Arial"/>
            <w:b/>
            <w:bCs/>
            <w:szCs w:val="24"/>
            <w:lang w:val="es-MX"/>
            <w:rPrChange w:id="613" w:author="Usuario-1" w:date="2025-01-14T20:23:00Z">
              <w:rPr>
                <w:rFonts w:cs="Arial"/>
                <w:szCs w:val="24"/>
                <w:lang w:val="es-MX"/>
              </w:rPr>
            </w:rPrChange>
          </w:rPr>
          <w:t>:</w:t>
        </w:r>
      </w:ins>
    </w:p>
    <w:p w14:paraId="0FE68D89" w14:textId="689464B1" w:rsidR="0020086A" w:rsidRPr="0020086A" w:rsidRDefault="0020086A" w:rsidP="002F6B91">
      <w:pPr>
        <w:rPr>
          <w:ins w:id="614" w:author="Usuario-1" w:date="2025-01-14T20:23:00Z"/>
          <w:rFonts w:cs="Arial"/>
          <w:szCs w:val="24"/>
          <w:lang w:val="es-MX"/>
          <w:rPrChange w:id="615" w:author="Usuario-1" w:date="2025-01-14T20:23:00Z">
            <w:rPr>
              <w:ins w:id="616" w:author="Usuario-1" w:date="2025-01-14T20:23:00Z"/>
              <w:rFonts w:cs="Arial"/>
              <w:b/>
              <w:bCs/>
              <w:szCs w:val="24"/>
              <w:lang w:val="es-MX"/>
            </w:rPr>
          </w:rPrChange>
        </w:rPr>
      </w:pPr>
      <w:ins w:id="617" w:author="Usuario-1" w:date="2025-01-14T20:22:00Z">
        <w:r w:rsidRPr="0020086A">
          <w:rPr>
            <w:rFonts w:cs="Arial"/>
            <w:b/>
            <w:bCs/>
            <w:szCs w:val="24"/>
            <w:lang w:val="es-MX"/>
            <w:rPrChange w:id="618" w:author="Usuario-1" w:date="2025-01-14T20:22:00Z">
              <w:rPr>
                <w:rFonts w:cs="Arial"/>
                <w:szCs w:val="24"/>
                <w:lang w:val="es-MX"/>
              </w:rPr>
            </w:rPrChange>
          </w:rPr>
          <w:tab/>
        </w:r>
      </w:ins>
      <w:ins w:id="619" w:author="Usuario-1" w:date="2025-01-14T20:29:00Z">
        <w:r>
          <w:rPr>
            <w:rFonts w:cs="Arial"/>
            <w:b/>
            <w:bCs/>
            <w:szCs w:val="24"/>
            <w:lang w:val="es-MX"/>
          </w:rPr>
          <w:tab/>
        </w:r>
      </w:ins>
      <w:ins w:id="620" w:author="Usuario-1" w:date="2025-01-14T20:22:00Z">
        <w:r w:rsidRPr="0020086A">
          <w:rPr>
            <w:rFonts w:cs="Arial"/>
            <w:szCs w:val="24"/>
            <w:lang w:val="es-MX"/>
          </w:rPr>
          <w:t xml:space="preserve">Estratos 3 </w:t>
        </w:r>
      </w:ins>
      <w:ins w:id="621" w:author="Usuario-1" w:date="2025-01-14T20:23:00Z">
        <w:r w:rsidRPr="0020086A">
          <w:rPr>
            <w:rFonts w:cs="Arial"/>
            <w:szCs w:val="24"/>
            <w:lang w:val="es-MX"/>
            <w:rPrChange w:id="622" w:author="Usuario-1" w:date="2025-01-14T20:23:00Z">
              <w:rPr>
                <w:rFonts w:cs="Arial"/>
                <w:b/>
                <w:bCs/>
                <w:szCs w:val="24"/>
                <w:lang w:val="es-MX"/>
              </w:rPr>
            </w:rPrChange>
          </w:rPr>
          <w:t>–</w:t>
        </w:r>
      </w:ins>
      <w:ins w:id="623" w:author="Usuario-1" w:date="2025-01-14T20:22:00Z">
        <w:r w:rsidRPr="0020086A">
          <w:rPr>
            <w:rFonts w:cs="Arial"/>
            <w:szCs w:val="24"/>
            <w:lang w:val="es-MX"/>
          </w:rPr>
          <w:t xml:space="preserve"> </w:t>
        </w:r>
        <w:r w:rsidRPr="0020086A">
          <w:rPr>
            <w:rFonts w:cs="Arial"/>
            <w:szCs w:val="24"/>
            <w:lang w:val="es-MX"/>
            <w:rPrChange w:id="624" w:author="Usuario-1" w:date="2025-01-14T20:23:00Z">
              <w:rPr>
                <w:rFonts w:cs="Arial"/>
                <w:b/>
                <w:bCs/>
                <w:szCs w:val="24"/>
                <w:lang w:val="es-MX"/>
              </w:rPr>
            </w:rPrChange>
          </w:rPr>
          <w:t>4</w:t>
        </w:r>
      </w:ins>
    </w:p>
    <w:p w14:paraId="4B2EDD79" w14:textId="60F616E3" w:rsidR="0020086A" w:rsidRPr="0020086A" w:rsidDel="00FE194D" w:rsidRDefault="0020086A" w:rsidP="002F6B91">
      <w:pPr>
        <w:rPr>
          <w:del w:id="625" w:author="Usuario-1" w:date="2025-01-21T18:35:00Z"/>
          <w:rFonts w:cs="Arial"/>
          <w:b/>
          <w:bCs/>
          <w:szCs w:val="24"/>
          <w:lang w:val="es-MX"/>
          <w:rPrChange w:id="626" w:author="Usuario-1" w:date="2025-01-14T20:22:00Z">
            <w:rPr>
              <w:del w:id="627" w:author="Usuario-1" w:date="2025-01-21T18:35:00Z"/>
              <w:rFonts w:cs="Arial"/>
              <w:szCs w:val="24"/>
              <w:lang w:val="es-MX"/>
            </w:rPr>
          </w:rPrChange>
        </w:rPr>
      </w:pPr>
    </w:p>
    <w:p w14:paraId="54F29426" w14:textId="5BD8DCC1" w:rsidR="00A548A1" w:rsidRPr="002F6B91" w:rsidDel="00FE194D" w:rsidRDefault="00A548A1" w:rsidP="002F6B91">
      <w:pPr>
        <w:rPr>
          <w:del w:id="628" w:author="Usuario-1" w:date="2025-01-21T18:35:00Z"/>
          <w:rFonts w:cs="Arial"/>
          <w:szCs w:val="24"/>
          <w:lang w:val="es-MX"/>
        </w:rPr>
      </w:pPr>
    </w:p>
    <w:p w14:paraId="07979777" w14:textId="77777777" w:rsidR="00FE194D" w:rsidRDefault="00FE194D" w:rsidP="00227E79">
      <w:pPr>
        <w:rPr>
          <w:ins w:id="629" w:author="Usuario-1" w:date="2025-01-21T18:35:00Z"/>
          <w:rStyle w:val="uv3um"/>
          <w:rFonts w:cs="Arial"/>
          <w:b/>
          <w:bCs/>
          <w:sz w:val="27"/>
          <w:szCs w:val="27"/>
          <w:shd w:val="clear" w:color="auto" w:fill="FFFFFF"/>
        </w:rPr>
      </w:pPr>
    </w:p>
    <w:p w14:paraId="68D1E225" w14:textId="2999AD3C" w:rsidR="00227E79" w:rsidRPr="001142D5" w:rsidRDefault="00227E79" w:rsidP="00227E79">
      <w:pPr>
        <w:rPr>
          <w:rStyle w:val="uv3um"/>
          <w:rFonts w:cs="Arial"/>
          <w:b/>
          <w:bCs/>
          <w:sz w:val="27"/>
          <w:szCs w:val="27"/>
          <w:shd w:val="clear" w:color="auto" w:fill="FFFFFF"/>
        </w:rPr>
      </w:pPr>
      <w:r w:rsidRPr="001142D5">
        <w:rPr>
          <w:rStyle w:val="uv3um"/>
          <w:rFonts w:cs="Arial"/>
          <w:b/>
          <w:bCs/>
          <w:sz w:val="27"/>
          <w:szCs w:val="27"/>
          <w:shd w:val="clear" w:color="auto" w:fill="FFFFFF"/>
        </w:rPr>
        <w:t>Definir el Canal de Distribución</w:t>
      </w:r>
      <w:r w:rsidR="00000343" w:rsidRPr="001142D5">
        <w:rPr>
          <w:rStyle w:val="uv3um"/>
          <w:rFonts w:cs="Arial"/>
          <w:b/>
          <w:bCs/>
          <w:sz w:val="27"/>
          <w:szCs w:val="27"/>
          <w:shd w:val="clear" w:color="auto" w:fill="FFFFFF"/>
        </w:rPr>
        <w:t xml:space="preserve">: </w:t>
      </w:r>
    </w:p>
    <w:p w14:paraId="5DEB446A" w14:textId="77777777" w:rsidR="0020086A" w:rsidRDefault="00A548A1" w:rsidP="0020086A">
      <w:pPr>
        <w:rPr>
          <w:ins w:id="630" w:author="Usuario-1" w:date="2025-01-14T20:32:00Z"/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ab/>
      </w:r>
    </w:p>
    <w:p w14:paraId="6749BE18" w14:textId="0E473C91" w:rsidR="00A548A1" w:rsidRDefault="00A548A1">
      <w:pPr>
        <w:rPr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>Tener certeza si la operación se ejecuta desde la empresa o se contrata un tercero que realice la operación:</w:t>
      </w:r>
    </w:p>
    <w:p w14:paraId="21AD963A" w14:textId="77777777" w:rsidR="00A548A1" w:rsidRDefault="00A548A1" w:rsidP="00227E79">
      <w:pPr>
        <w:rPr>
          <w:rStyle w:val="uv3um"/>
          <w:rFonts w:cs="Arial"/>
          <w:sz w:val="27"/>
          <w:szCs w:val="27"/>
          <w:shd w:val="clear" w:color="auto" w:fill="FFFFFF"/>
        </w:rPr>
      </w:pPr>
    </w:p>
    <w:p w14:paraId="71FF665F" w14:textId="0D4A800F" w:rsidR="00000343" w:rsidRDefault="00000343" w:rsidP="00A548A1">
      <w:pPr>
        <w:ind w:left="1701"/>
        <w:rPr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ab/>
        <w:t>Directo</w:t>
      </w:r>
    </w:p>
    <w:p w14:paraId="7E1F8175" w14:textId="33645827" w:rsidR="00000343" w:rsidRDefault="00000343" w:rsidP="00A548A1">
      <w:pPr>
        <w:ind w:left="1701"/>
        <w:rPr>
          <w:ins w:id="631" w:author="Usuario-1" w:date="2025-01-14T20:23:00Z"/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ab/>
      </w:r>
      <w:r w:rsidR="00416073">
        <w:rPr>
          <w:rStyle w:val="uv3um"/>
          <w:rFonts w:cs="Arial"/>
          <w:sz w:val="27"/>
          <w:szCs w:val="27"/>
          <w:shd w:val="clear" w:color="auto" w:fill="FFFFFF"/>
        </w:rPr>
        <w:t>Operador de distribución</w:t>
      </w:r>
    </w:p>
    <w:p w14:paraId="2B96B03A" w14:textId="22A71146" w:rsidR="0020086A" w:rsidRDefault="0020086A" w:rsidP="00A548A1">
      <w:pPr>
        <w:ind w:left="1701"/>
        <w:rPr>
          <w:rStyle w:val="uv3um"/>
          <w:rFonts w:cs="Arial"/>
          <w:sz w:val="27"/>
          <w:szCs w:val="27"/>
          <w:shd w:val="clear" w:color="auto" w:fill="FFFFFF"/>
        </w:rPr>
      </w:pPr>
      <w:ins w:id="632" w:author="Usuario-1" w:date="2025-01-14T20:23:00Z">
        <w:r>
          <w:rPr>
            <w:rStyle w:val="uv3um"/>
            <w:rFonts w:cs="Arial"/>
            <w:sz w:val="27"/>
            <w:szCs w:val="27"/>
            <w:shd w:val="clear" w:color="auto" w:fill="FFFFFF"/>
          </w:rPr>
          <w:tab/>
          <w:t>Operación Mixta</w:t>
        </w:r>
      </w:ins>
    </w:p>
    <w:p w14:paraId="17F41EA8" w14:textId="77777777" w:rsidR="00130AD7" w:rsidRPr="00D86EB7" w:rsidRDefault="00130AD7" w:rsidP="00775F9F">
      <w:pPr>
        <w:rPr>
          <w:rFonts w:cs="Arial"/>
          <w:b/>
          <w:bCs/>
          <w:lang w:val="es-MX"/>
        </w:rPr>
      </w:pPr>
    </w:p>
    <w:p w14:paraId="2C9BEF0E" w14:textId="422BBF17" w:rsidR="00D86EB7" w:rsidRDefault="00EE6242" w:rsidP="00775F9F">
      <w:pPr>
        <w:rPr>
          <w:rFonts w:cs="Arial"/>
          <w:b/>
          <w:bCs/>
          <w:sz w:val="28"/>
          <w:szCs w:val="28"/>
          <w:lang w:val="es-MX"/>
        </w:rPr>
      </w:pPr>
      <w:r w:rsidRPr="002F6B91">
        <w:rPr>
          <w:rFonts w:cs="Arial"/>
          <w:b/>
          <w:bCs/>
          <w:sz w:val="28"/>
          <w:szCs w:val="28"/>
          <w:lang w:val="es-MX"/>
        </w:rPr>
        <w:t xml:space="preserve">SOBRE LA </w:t>
      </w:r>
      <w:r w:rsidR="00775F9F" w:rsidRPr="002F6B91">
        <w:rPr>
          <w:rFonts w:cs="Arial"/>
          <w:b/>
          <w:bCs/>
          <w:sz w:val="28"/>
          <w:szCs w:val="28"/>
          <w:lang w:val="es-MX"/>
        </w:rPr>
        <w:t>P</w:t>
      </w:r>
      <w:r w:rsidR="00D86EB7" w:rsidRPr="002F6B91">
        <w:rPr>
          <w:rFonts w:cs="Arial"/>
          <w:b/>
          <w:bCs/>
          <w:sz w:val="28"/>
          <w:szCs w:val="28"/>
          <w:lang w:val="es-MX"/>
        </w:rPr>
        <w:t>ROMOCION</w:t>
      </w:r>
    </w:p>
    <w:p w14:paraId="234EA6CE" w14:textId="1B6900BF" w:rsidR="002F6B91" w:rsidRDefault="002F6B91" w:rsidP="00BF09DF">
      <w:pPr>
        <w:ind w:left="567"/>
        <w:rPr>
          <w:rFonts w:cs="Arial"/>
          <w:b/>
          <w:bCs/>
          <w:sz w:val="28"/>
          <w:szCs w:val="28"/>
          <w:lang w:val="es-MX"/>
        </w:rPr>
      </w:pPr>
      <w:r>
        <w:rPr>
          <w:rFonts w:cs="Arial"/>
          <w:b/>
          <w:bCs/>
          <w:sz w:val="28"/>
          <w:szCs w:val="28"/>
          <w:lang w:val="es-MX"/>
        </w:rPr>
        <w:t>EN LA COMPETENCIA</w:t>
      </w:r>
    </w:p>
    <w:p w14:paraId="264E526A" w14:textId="7E4E7342" w:rsidR="00A548A1" w:rsidRDefault="00A548A1" w:rsidP="00BF09DF">
      <w:pPr>
        <w:ind w:left="567"/>
        <w:rPr>
          <w:ins w:id="633" w:author="Usuario-1" w:date="2025-01-14T20:23:00Z"/>
          <w:rFonts w:cs="Arial"/>
          <w:b/>
          <w:bCs/>
          <w:sz w:val="28"/>
          <w:szCs w:val="28"/>
          <w:lang w:val="es-MX"/>
        </w:rPr>
      </w:pPr>
      <w:r>
        <w:rPr>
          <w:rFonts w:cs="Arial"/>
          <w:b/>
          <w:bCs/>
          <w:sz w:val="28"/>
          <w:szCs w:val="28"/>
          <w:lang w:val="es-MX"/>
        </w:rPr>
        <w:tab/>
      </w:r>
      <w:r>
        <w:rPr>
          <w:rFonts w:cs="Arial"/>
          <w:b/>
          <w:bCs/>
          <w:sz w:val="28"/>
          <w:szCs w:val="28"/>
          <w:lang w:val="es-MX"/>
        </w:rPr>
        <w:tab/>
        <w:t>Quienes son competencia</w:t>
      </w:r>
    </w:p>
    <w:p w14:paraId="22A89A19" w14:textId="6C0AEBBB" w:rsidR="0020086A" w:rsidRPr="0020086A" w:rsidRDefault="0020086A" w:rsidP="00BF09DF">
      <w:pPr>
        <w:ind w:left="567"/>
        <w:rPr>
          <w:ins w:id="634" w:author="Usuario-1" w:date="2025-01-14T20:24:00Z"/>
          <w:rFonts w:cs="Arial"/>
          <w:sz w:val="28"/>
          <w:szCs w:val="28"/>
          <w:lang w:val="es-MX"/>
          <w:rPrChange w:id="635" w:author="Usuario-1" w:date="2025-01-14T20:24:00Z">
            <w:rPr>
              <w:ins w:id="636" w:author="Usuario-1" w:date="2025-01-14T20:24:00Z"/>
              <w:rFonts w:cs="Arial"/>
              <w:b/>
              <w:bCs/>
              <w:sz w:val="28"/>
              <w:szCs w:val="28"/>
              <w:lang w:val="es-MX"/>
            </w:rPr>
          </w:rPrChange>
        </w:rPr>
      </w:pPr>
      <w:ins w:id="637" w:author="Usuario-1" w:date="2025-01-14T20:23:00Z">
        <w:r>
          <w:rPr>
            <w:rFonts w:cs="Arial"/>
            <w:b/>
            <w:bCs/>
            <w:sz w:val="28"/>
            <w:szCs w:val="28"/>
            <w:lang w:val="es-MX"/>
          </w:rPr>
          <w:tab/>
        </w:r>
        <w:r>
          <w:rPr>
            <w:rFonts w:cs="Arial"/>
            <w:b/>
            <w:bCs/>
            <w:sz w:val="28"/>
            <w:szCs w:val="28"/>
            <w:lang w:val="es-MX"/>
          </w:rPr>
          <w:tab/>
        </w:r>
        <w:r>
          <w:rPr>
            <w:rFonts w:cs="Arial"/>
            <w:b/>
            <w:bCs/>
            <w:sz w:val="28"/>
            <w:szCs w:val="28"/>
            <w:lang w:val="es-MX"/>
          </w:rPr>
          <w:tab/>
        </w:r>
      </w:ins>
      <w:ins w:id="638" w:author="Usuario-1" w:date="2025-01-14T20:24:00Z">
        <w:r w:rsidRPr="0020086A">
          <w:rPr>
            <w:rFonts w:cs="Arial"/>
            <w:sz w:val="28"/>
            <w:szCs w:val="28"/>
            <w:lang w:val="es-MX"/>
            <w:rPrChange w:id="639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>Amazon</w:t>
        </w:r>
      </w:ins>
    </w:p>
    <w:p w14:paraId="7A024DD4" w14:textId="56A6AAE4" w:rsidR="0020086A" w:rsidRPr="0020086A" w:rsidRDefault="0020086A" w:rsidP="00BF09DF">
      <w:pPr>
        <w:ind w:left="567"/>
        <w:rPr>
          <w:ins w:id="640" w:author="Usuario-1" w:date="2025-01-14T20:24:00Z"/>
          <w:rFonts w:cs="Arial"/>
          <w:sz w:val="28"/>
          <w:szCs w:val="28"/>
          <w:lang w:val="es-MX"/>
          <w:rPrChange w:id="641" w:author="Usuario-1" w:date="2025-01-14T20:24:00Z">
            <w:rPr>
              <w:ins w:id="642" w:author="Usuario-1" w:date="2025-01-14T20:24:00Z"/>
              <w:rFonts w:cs="Arial"/>
              <w:b/>
              <w:bCs/>
              <w:sz w:val="28"/>
              <w:szCs w:val="28"/>
              <w:lang w:val="es-MX"/>
            </w:rPr>
          </w:rPrChange>
        </w:rPr>
      </w:pPr>
      <w:ins w:id="643" w:author="Usuario-1" w:date="2025-01-14T20:24:00Z">
        <w:r w:rsidRPr="0020086A">
          <w:rPr>
            <w:rFonts w:cs="Arial"/>
            <w:sz w:val="28"/>
            <w:szCs w:val="28"/>
            <w:lang w:val="es-MX"/>
            <w:rPrChange w:id="644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  <w:r w:rsidRPr="0020086A">
          <w:rPr>
            <w:rFonts w:cs="Arial"/>
            <w:sz w:val="28"/>
            <w:szCs w:val="28"/>
            <w:lang w:val="es-MX"/>
            <w:rPrChange w:id="645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  <w:r w:rsidRPr="0020086A">
          <w:rPr>
            <w:rFonts w:cs="Arial"/>
            <w:sz w:val="28"/>
            <w:szCs w:val="28"/>
            <w:lang w:val="es-MX"/>
            <w:rPrChange w:id="646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  <w:t>Mercado Libre</w:t>
        </w:r>
      </w:ins>
    </w:p>
    <w:p w14:paraId="52F6C5FE" w14:textId="207913A9" w:rsidR="0020086A" w:rsidRPr="0020086A" w:rsidRDefault="0020086A" w:rsidP="00BF09DF">
      <w:pPr>
        <w:ind w:left="567"/>
        <w:rPr>
          <w:ins w:id="647" w:author="Usuario-1" w:date="2025-01-14T20:24:00Z"/>
          <w:rFonts w:cs="Arial"/>
          <w:sz w:val="28"/>
          <w:szCs w:val="28"/>
          <w:lang w:val="es-MX"/>
          <w:rPrChange w:id="648" w:author="Usuario-1" w:date="2025-01-14T20:24:00Z">
            <w:rPr>
              <w:ins w:id="649" w:author="Usuario-1" w:date="2025-01-14T20:24:00Z"/>
              <w:rFonts w:cs="Arial"/>
              <w:b/>
              <w:bCs/>
              <w:sz w:val="28"/>
              <w:szCs w:val="28"/>
              <w:lang w:val="es-MX"/>
            </w:rPr>
          </w:rPrChange>
        </w:rPr>
      </w:pPr>
      <w:ins w:id="650" w:author="Usuario-1" w:date="2025-01-14T20:24:00Z">
        <w:r w:rsidRPr="0020086A">
          <w:rPr>
            <w:rFonts w:cs="Arial"/>
            <w:sz w:val="28"/>
            <w:szCs w:val="28"/>
            <w:lang w:val="es-MX"/>
            <w:rPrChange w:id="651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  <w:r w:rsidRPr="0020086A">
          <w:rPr>
            <w:rFonts w:cs="Arial"/>
            <w:sz w:val="28"/>
            <w:szCs w:val="28"/>
            <w:lang w:val="es-MX"/>
            <w:rPrChange w:id="652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  <w:r w:rsidRPr="0020086A">
          <w:rPr>
            <w:rFonts w:cs="Arial"/>
            <w:sz w:val="28"/>
            <w:szCs w:val="28"/>
            <w:lang w:val="es-MX"/>
            <w:rPrChange w:id="653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  <w:t>Temu</w:t>
        </w:r>
      </w:ins>
    </w:p>
    <w:p w14:paraId="5FF3FF2D" w14:textId="77777777" w:rsidR="0020086A" w:rsidRDefault="0020086A" w:rsidP="00BF09DF">
      <w:pPr>
        <w:ind w:left="567"/>
        <w:rPr>
          <w:rFonts w:cs="Arial"/>
          <w:b/>
          <w:bCs/>
          <w:sz w:val="28"/>
          <w:szCs w:val="28"/>
          <w:lang w:val="es-MX"/>
        </w:rPr>
      </w:pPr>
    </w:p>
    <w:p w14:paraId="4BCB818C" w14:textId="18E280B6" w:rsidR="00A548A1" w:rsidRDefault="00A548A1" w:rsidP="00BF09DF">
      <w:pPr>
        <w:ind w:left="567"/>
        <w:rPr>
          <w:ins w:id="654" w:author="Usuario-1" w:date="2025-01-14T20:24:00Z"/>
          <w:rFonts w:cs="Arial"/>
          <w:b/>
          <w:bCs/>
          <w:sz w:val="28"/>
          <w:szCs w:val="28"/>
          <w:lang w:val="es-MX"/>
        </w:rPr>
      </w:pPr>
      <w:r>
        <w:rPr>
          <w:rFonts w:cs="Arial"/>
          <w:b/>
          <w:bCs/>
          <w:sz w:val="28"/>
          <w:szCs w:val="28"/>
          <w:lang w:val="es-MX"/>
        </w:rPr>
        <w:tab/>
      </w:r>
      <w:r>
        <w:rPr>
          <w:rFonts w:cs="Arial"/>
          <w:b/>
          <w:bCs/>
          <w:sz w:val="28"/>
          <w:szCs w:val="28"/>
          <w:lang w:val="es-MX"/>
        </w:rPr>
        <w:tab/>
        <w:t>Como operan en el mercado</w:t>
      </w:r>
      <w:ins w:id="655" w:author="Usuario-1" w:date="2025-01-14T20:24:00Z">
        <w:r w:rsidR="0020086A">
          <w:rPr>
            <w:rFonts w:cs="Arial"/>
            <w:b/>
            <w:bCs/>
            <w:sz w:val="28"/>
            <w:szCs w:val="28"/>
            <w:lang w:val="es-MX"/>
          </w:rPr>
          <w:t>:</w:t>
        </w:r>
      </w:ins>
    </w:p>
    <w:p w14:paraId="447077CB" w14:textId="51EC5B4F" w:rsidR="0020086A" w:rsidRDefault="0020086A" w:rsidP="00BF09DF">
      <w:pPr>
        <w:ind w:left="567"/>
        <w:rPr>
          <w:ins w:id="656" w:author="Usuario-1" w:date="2025-01-14T20:24:00Z"/>
          <w:rFonts w:cs="Arial"/>
          <w:sz w:val="28"/>
          <w:szCs w:val="28"/>
          <w:lang w:val="es-MX"/>
        </w:rPr>
      </w:pPr>
      <w:ins w:id="657" w:author="Usuario-1" w:date="2025-01-14T20:24:00Z">
        <w:r w:rsidRPr="0020086A">
          <w:rPr>
            <w:rFonts w:cs="Arial"/>
            <w:sz w:val="28"/>
            <w:szCs w:val="28"/>
            <w:lang w:val="es-MX"/>
            <w:rPrChange w:id="658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  <w:r w:rsidRPr="0020086A">
          <w:rPr>
            <w:rFonts w:cs="Arial"/>
            <w:sz w:val="28"/>
            <w:szCs w:val="28"/>
            <w:lang w:val="es-MX"/>
            <w:rPrChange w:id="659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  <w:r w:rsidRPr="0020086A">
          <w:rPr>
            <w:rFonts w:cs="Arial"/>
            <w:sz w:val="28"/>
            <w:szCs w:val="28"/>
            <w:lang w:val="es-MX"/>
            <w:rPrChange w:id="660" w:author="Usuario-1" w:date="2025-01-14T20:24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  <w:t>Operación por Marketplace</w:t>
        </w:r>
      </w:ins>
    </w:p>
    <w:p w14:paraId="7377BE43" w14:textId="77777777" w:rsidR="0020086A" w:rsidRPr="0020086A" w:rsidRDefault="0020086A" w:rsidP="00BF09DF">
      <w:pPr>
        <w:ind w:left="567"/>
        <w:rPr>
          <w:rFonts w:cs="Arial"/>
          <w:sz w:val="28"/>
          <w:szCs w:val="28"/>
          <w:lang w:val="es-MX"/>
          <w:rPrChange w:id="661" w:author="Usuario-1" w:date="2025-01-14T20:24:00Z">
            <w:rPr>
              <w:rFonts w:cs="Arial"/>
              <w:b/>
              <w:bCs/>
              <w:sz w:val="28"/>
              <w:szCs w:val="28"/>
              <w:lang w:val="es-MX"/>
            </w:rPr>
          </w:rPrChange>
        </w:rPr>
      </w:pPr>
    </w:p>
    <w:p w14:paraId="1BC286D8" w14:textId="53CB0501" w:rsidR="00A548A1" w:rsidRDefault="00A548A1" w:rsidP="00BF09DF">
      <w:pPr>
        <w:ind w:left="567"/>
        <w:rPr>
          <w:ins w:id="662" w:author="Usuario-1" w:date="2025-01-14T20:24:00Z"/>
          <w:rFonts w:cs="Arial"/>
          <w:b/>
          <w:bCs/>
          <w:sz w:val="28"/>
          <w:szCs w:val="28"/>
          <w:lang w:val="es-MX"/>
        </w:rPr>
      </w:pPr>
      <w:r>
        <w:rPr>
          <w:rFonts w:cs="Arial"/>
          <w:b/>
          <w:bCs/>
          <w:sz w:val="28"/>
          <w:szCs w:val="28"/>
          <w:lang w:val="es-MX"/>
        </w:rPr>
        <w:tab/>
      </w:r>
      <w:r>
        <w:rPr>
          <w:rFonts w:cs="Arial"/>
          <w:b/>
          <w:bCs/>
          <w:sz w:val="28"/>
          <w:szCs w:val="28"/>
          <w:lang w:val="es-MX"/>
        </w:rPr>
        <w:tab/>
        <w:t>Barreras para ingresar al mercado</w:t>
      </w:r>
    </w:p>
    <w:p w14:paraId="2E8BCA29" w14:textId="0D723CEF" w:rsidR="0020086A" w:rsidRDefault="0020086A" w:rsidP="00BF09DF">
      <w:pPr>
        <w:ind w:left="567"/>
        <w:rPr>
          <w:ins w:id="663" w:author="Usuario-1" w:date="2025-01-22T17:13:00Z"/>
          <w:rFonts w:cs="Arial"/>
          <w:sz w:val="28"/>
          <w:szCs w:val="28"/>
          <w:lang w:val="es-MX"/>
        </w:rPr>
      </w:pPr>
      <w:ins w:id="664" w:author="Usuario-1" w:date="2025-01-14T20:25:00Z">
        <w:r w:rsidRPr="005A75A8">
          <w:rPr>
            <w:rFonts w:cs="Arial"/>
            <w:sz w:val="28"/>
            <w:szCs w:val="28"/>
            <w:lang w:val="es-MX"/>
            <w:rPrChange w:id="665" w:author="Usuario-1" w:date="2025-01-22T17:13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  <w:r w:rsidRPr="005A75A8">
          <w:rPr>
            <w:rFonts w:cs="Arial"/>
            <w:sz w:val="28"/>
            <w:szCs w:val="28"/>
            <w:lang w:val="es-MX"/>
            <w:rPrChange w:id="666" w:author="Usuario-1" w:date="2025-01-22T17:13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</w:r>
      </w:ins>
      <w:ins w:id="667" w:author="Usuario-1" w:date="2025-01-22T17:13:00Z">
        <w:r w:rsidR="005A75A8" w:rsidRPr="005A75A8">
          <w:rPr>
            <w:rFonts w:cs="Arial"/>
            <w:sz w:val="28"/>
            <w:szCs w:val="28"/>
            <w:lang w:val="es-MX"/>
            <w:rPrChange w:id="668" w:author="Usuario-1" w:date="2025-01-22T17:13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tab/>
          <w:t>Los distribuidores</w:t>
        </w:r>
        <w:r w:rsidR="005A75A8">
          <w:rPr>
            <w:rFonts w:cs="Arial"/>
            <w:sz w:val="28"/>
            <w:szCs w:val="28"/>
            <w:lang w:val="es-MX"/>
          </w:rPr>
          <w:t xml:space="preserve"> tienen poder del dinero</w:t>
        </w:r>
      </w:ins>
    </w:p>
    <w:p w14:paraId="7298626E" w14:textId="46304986" w:rsidR="005A75A8" w:rsidRDefault="005A75A8" w:rsidP="00BF09DF">
      <w:pPr>
        <w:ind w:left="567"/>
        <w:rPr>
          <w:ins w:id="669" w:author="Usuario-1" w:date="2025-01-22T17:13:00Z"/>
          <w:rFonts w:cs="Arial"/>
          <w:sz w:val="28"/>
          <w:szCs w:val="28"/>
          <w:lang w:val="es-MX"/>
        </w:rPr>
      </w:pPr>
      <w:ins w:id="670" w:author="Usuario-1" w:date="2025-01-22T17:13:00Z">
        <w:r>
          <w:rPr>
            <w:rFonts w:cs="Arial"/>
            <w:sz w:val="28"/>
            <w:szCs w:val="28"/>
            <w:lang w:val="es-MX"/>
          </w:rPr>
          <w:tab/>
        </w:r>
        <w:r>
          <w:rPr>
            <w:rFonts w:cs="Arial"/>
            <w:sz w:val="28"/>
            <w:szCs w:val="28"/>
            <w:lang w:val="es-MX"/>
          </w:rPr>
          <w:tab/>
        </w:r>
        <w:r>
          <w:rPr>
            <w:rFonts w:cs="Arial"/>
            <w:sz w:val="28"/>
            <w:szCs w:val="28"/>
            <w:lang w:val="es-MX"/>
          </w:rPr>
          <w:tab/>
          <w:t>Manejo de impuestos que se trasladan</w:t>
        </w:r>
      </w:ins>
    </w:p>
    <w:p w14:paraId="45817B3C" w14:textId="57F1F408" w:rsidR="005A75A8" w:rsidRPr="005A75A8" w:rsidRDefault="005A75A8" w:rsidP="00BF09DF">
      <w:pPr>
        <w:ind w:left="567"/>
        <w:rPr>
          <w:rFonts w:cs="Arial"/>
          <w:sz w:val="28"/>
          <w:szCs w:val="28"/>
          <w:lang w:val="es-MX"/>
          <w:rPrChange w:id="671" w:author="Usuario-1" w:date="2025-01-22T17:13:00Z">
            <w:rPr>
              <w:rFonts w:cs="Arial"/>
              <w:b/>
              <w:bCs/>
              <w:sz w:val="28"/>
              <w:szCs w:val="28"/>
              <w:lang w:val="es-MX"/>
            </w:rPr>
          </w:rPrChange>
        </w:rPr>
      </w:pPr>
      <w:ins w:id="672" w:author="Usuario-1" w:date="2025-01-22T17:13:00Z">
        <w:r>
          <w:rPr>
            <w:rFonts w:cs="Arial"/>
            <w:sz w:val="28"/>
            <w:szCs w:val="28"/>
            <w:lang w:val="es-MX"/>
          </w:rPr>
          <w:tab/>
        </w:r>
        <w:r>
          <w:rPr>
            <w:rFonts w:cs="Arial"/>
            <w:sz w:val="28"/>
            <w:szCs w:val="28"/>
            <w:lang w:val="es-MX"/>
          </w:rPr>
          <w:tab/>
        </w:r>
        <w:r>
          <w:rPr>
            <w:rFonts w:cs="Arial"/>
            <w:sz w:val="28"/>
            <w:szCs w:val="28"/>
            <w:lang w:val="es-MX"/>
          </w:rPr>
          <w:tab/>
          <w:t>Costos de operación</w:t>
        </w:r>
      </w:ins>
    </w:p>
    <w:p w14:paraId="49635C69" w14:textId="77777777" w:rsidR="00A548A1" w:rsidRDefault="00A548A1" w:rsidP="00BF09DF">
      <w:pPr>
        <w:ind w:left="567"/>
        <w:rPr>
          <w:rFonts w:cs="Arial"/>
          <w:b/>
          <w:bCs/>
          <w:sz w:val="28"/>
          <w:szCs w:val="28"/>
          <w:lang w:val="es-MX"/>
        </w:rPr>
      </w:pPr>
    </w:p>
    <w:p w14:paraId="668A41BD" w14:textId="3E76BAA5" w:rsidR="00775F9F" w:rsidRDefault="00D86EB7" w:rsidP="00BF09DF">
      <w:pPr>
        <w:ind w:left="567"/>
        <w:rPr>
          <w:rFonts w:cs="Arial"/>
          <w:b/>
          <w:bCs/>
          <w:sz w:val="28"/>
          <w:szCs w:val="28"/>
          <w:lang w:val="es-MX"/>
        </w:rPr>
      </w:pPr>
      <w:r w:rsidRPr="002F6B91">
        <w:rPr>
          <w:rFonts w:cs="Arial"/>
          <w:b/>
          <w:bCs/>
          <w:sz w:val="28"/>
          <w:szCs w:val="28"/>
          <w:lang w:val="es-MX"/>
        </w:rPr>
        <w:t>EN LA P</w:t>
      </w:r>
      <w:r w:rsidR="00775F9F" w:rsidRPr="002F6B91">
        <w:rPr>
          <w:rFonts w:cs="Arial"/>
          <w:b/>
          <w:bCs/>
          <w:sz w:val="28"/>
          <w:szCs w:val="28"/>
          <w:lang w:val="es-MX"/>
        </w:rPr>
        <w:t>UBLICIDAD</w:t>
      </w:r>
    </w:p>
    <w:p w14:paraId="1CEC6425" w14:textId="77777777" w:rsidR="00BE5BCE" w:rsidRDefault="00BE5BCE">
      <w:pPr>
        <w:ind w:left="1275" w:firstLine="141"/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pPrChange w:id="673" w:author="Usuario-1" w:date="2025-01-14T20:25:00Z">
          <w:pPr>
            <w:ind w:left="567"/>
          </w:pPr>
        </w:pPrChange>
      </w:pPr>
      <w:r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t>Identificar motivos de compra</w:t>
      </w:r>
    </w:p>
    <w:p w14:paraId="0168B6D4" w14:textId="77777777" w:rsidR="00BE5BCE" w:rsidRDefault="00BE5BCE">
      <w:pPr>
        <w:ind w:left="1134" w:firstLine="282"/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pPrChange w:id="674" w:author="Usuario-1" w:date="2025-01-14T20:25:00Z">
          <w:pPr>
            <w:ind w:left="567"/>
          </w:pPr>
        </w:pPrChange>
      </w:pPr>
      <w:r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t>Cuáles son las influencias para que compren</w:t>
      </w:r>
    </w:p>
    <w:p w14:paraId="6BE3142C" w14:textId="42BA3F32" w:rsidR="00BE5BCE" w:rsidRDefault="00BE5BCE">
      <w:pPr>
        <w:ind w:left="1275" w:firstLine="141"/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pPrChange w:id="675" w:author="Usuario-1" w:date="2025-01-14T20:25:00Z">
          <w:pPr>
            <w:ind w:left="567"/>
          </w:pPr>
        </w:pPrChange>
      </w:pPr>
      <w:r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t>Cuáles son las preferencias de compra</w:t>
      </w:r>
    </w:p>
    <w:p w14:paraId="7E172FC3" w14:textId="77777777" w:rsidR="00BE5BCE" w:rsidRPr="002F6B91" w:rsidRDefault="00BE5BCE" w:rsidP="00BF09DF">
      <w:pPr>
        <w:ind w:left="567"/>
        <w:rPr>
          <w:rFonts w:cs="Arial"/>
          <w:b/>
          <w:bCs/>
          <w:sz w:val="28"/>
          <w:szCs w:val="28"/>
          <w:lang w:val="es-MX"/>
        </w:rPr>
      </w:pPr>
    </w:p>
    <w:p w14:paraId="2F7D1AE5" w14:textId="5206622E" w:rsidR="00D86EB7" w:rsidRPr="0020086A" w:rsidRDefault="00D86EB7" w:rsidP="00BF09DF">
      <w:pPr>
        <w:ind w:left="567"/>
        <w:rPr>
          <w:rStyle w:val="uv3um"/>
          <w:rFonts w:cs="Arial"/>
          <w:b/>
          <w:bCs/>
          <w:sz w:val="27"/>
          <w:szCs w:val="27"/>
          <w:shd w:val="clear" w:color="auto" w:fill="FFFFFF"/>
          <w:rPrChange w:id="676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</w:pPr>
      <w:r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677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lastRenderedPageBreak/>
        <w:t>QUIENES COMPRAN</w:t>
      </w:r>
      <w:r w:rsidR="00A548A1"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678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:</w:t>
      </w:r>
    </w:p>
    <w:p w14:paraId="59F1722D" w14:textId="4000894F" w:rsidR="00A548A1" w:rsidRDefault="00A548A1" w:rsidP="00BF09DF">
      <w:pPr>
        <w:ind w:left="567"/>
        <w:rPr>
          <w:ins w:id="679" w:author="Usuario-1" w:date="2025-01-21T18:39:00Z"/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ab/>
      </w:r>
      <w:r>
        <w:rPr>
          <w:rStyle w:val="uv3um"/>
          <w:rFonts w:cs="Arial"/>
          <w:sz w:val="27"/>
          <w:szCs w:val="27"/>
          <w:shd w:val="clear" w:color="auto" w:fill="FFFFFF"/>
        </w:rPr>
        <w:tab/>
        <w:t>Hogares de clase media</w:t>
      </w:r>
    </w:p>
    <w:p w14:paraId="6FA066DA" w14:textId="67EC2E37" w:rsidR="00D05D37" w:rsidRDefault="00D05D37" w:rsidP="00BF09DF">
      <w:pPr>
        <w:ind w:left="567"/>
        <w:rPr>
          <w:ins w:id="680" w:author="Usuario-1" w:date="2025-01-21T18:40:00Z"/>
          <w:rStyle w:val="uv3um"/>
          <w:rFonts w:cs="Arial"/>
          <w:sz w:val="27"/>
          <w:szCs w:val="27"/>
          <w:shd w:val="clear" w:color="auto" w:fill="FFFFFF"/>
        </w:rPr>
      </w:pPr>
      <w:ins w:id="681" w:author="Usuario-1" w:date="2025-01-21T18:40:00Z">
        <w:r>
          <w:rPr>
            <w:rStyle w:val="uv3um"/>
            <w:rFonts w:cs="Arial"/>
            <w:sz w:val="27"/>
            <w:szCs w:val="27"/>
            <w:shd w:val="clear" w:color="auto" w:fill="FFFFFF"/>
          </w:rPr>
          <w:tab/>
        </w:r>
        <w:r>
          <w:rPr>
            <w:rStyle w:val="uv3um"/>
            <w:rFonts w:cs="Arial"/>
            <w:sz w:val="27"/>
            <w:szCs w:val="27"/>
            <w:shd w:val="clear" w:color="auto" w:fill="FFFFFF"/>
          </w:rPr>
          <w:tab/>
          <w:t>Rol de quien compra</w:t>
        </w:r>
      </w:ins>
    </w:p>
    <w:p w14:paraId="6AB5EB0A" w14:textId="3578F77D" w:rsidR="00D05D37" w:rsidRDefault="00D05D37" w:rsidP="00BF09DF">
      <w:pPr>
        <w:ind w:left="567"/>
        <w:rPr>
          <w:rStyle w:val="uv3um"/>
          <w:rFonts w:cs="Arial"/>
          <w:sz w:val="27"/>
          <w:szCs w:val="27"/>
          <w:shd w:val="clear" w:color="auto" w:fill="FFFFFF"/>
        </w:rPr>
      </w:pPr>
      <w:ins w:id="682" w:author="Usuario-1" w:date="2025-01-21T18:40:00Z">
        <w:r>
          <w:rPr>
            <w:rStyle w:val="uv3um"/>
            <w:rFonts w:cs="Arial"/>
            <w:sz w:val="27"/>
            <w:szCs w:val="27"/>
            <w:shd w:val="clear" w:color="auto" w:fill="FFFFFF"/>
          </w:rPr>
          <w:tab/>
        </w:r>
        <w:r>
          <w:rPr>
            <w:rStyle w:val="uv3um"/>
            <w:rFonts w:cs="Arial"/>
            <w:sz w:val="27"/>
            <w:szCs w:val="27"/>
            <w:shd w:val="clear" w:color="auto" w:fill="FFFFFF"/>
          </w:rPr>
          <w:tab/>
          <w:t>Intereses personales de quien compra</w:t>
        </w:r>
      </w:ins>
    </w:p>
    <w:p w14:paraId="44DDD340" w14:textId="77777777" w:rsidR="00A548A1" w:rsidRPr="00D86EB7" w:rsidRDefault="00A548A1" w:rsidP="00BF09DF">
      <w:pPr>
        <w:ind w:left="567"/>
        <w:rPr>
          <w:rStyle w:val="uv3um"/>
          <w:rFonts w:cs="Arial"/>
          <w:sz w:val="27"/>
          <w:szCs w:val="27"/>
          <w:shd w:val="clear" w:color="auto" w:fill="FFFFFF"/>
        </w:rPr>
      </w:pPr>
    </w:p>
    <w:p w14:paraId="3887D7CC" w14:textId="0CFE279A" w:rsidR="00D86EB7" w:rsidRPr="0020086A" w:rsidRDefault="00D86EB7" w:rsidP="00BF09DF">
      <w:pPr>
        <w:ind w:left="567"/>
        <w:rPr>
          <w:rStyle w:val="uv3um"/>
          <w:rFonts w:cs="Arial"/>
          <w:b/>
          <w:bCs/>
          <w:sz w:val="27"/>
          <w:szCs w:val="27"/>
          <w:shd w:val="clear" w:color="auto" w:fill="FFFFFF"/>
          <w:rPrChange w:id="683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</w:pPr>
      <w:r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684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PORQUE COMPRAN</w:t>
      </w:r>
    </w:p>
    <w:p w14:paraId="0D420143" w14:textId="62FF93A9" w:rsidR="00A548A1" w:rsidRDefault="00A548A1" w:rsidP="00BF09DF">
      <w:pPr>
        <w:ind w:left="567"/>
        <w:rPr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ab/>
      </w:r>
      <w:r>
        <w:rPr>
          <w:rStyle w:val="uv3um"/>
          <w:rFonts w:cs="Arial"/>
          <w:sz w:val="27"/>
          <w:szCs w:val="27"/>
          <w:shd w:val="clear" w:color="auto" w:fill="FFFFFF"/>
        </w:rPr>
        <w:tab/>
        <w:t>Mejorar la calidad de vida</w:t>
      </w:r>
    </w:p>
    <w:p w14:paraId="4B64CB79" w14:textId="77777777" w:rsidR="00A548A1" w:rsidRDefault="00A548A1" w:rsidP="00BF09DF">
      <w:pPr>
        <w:ind w:left="567"/>
        <w:rPr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ab/>
      </w:r>
      <w:r>
        <w:rPr>
          <w:rStyle w:val="uv3um"/>
          <w:rFonts w:cs="Arial"/>
          <w:sz w:val="27"/>
          <w:szCs w:val="27"/>
          <w:shd w:val="clear" w:color="auto" w:fill="FFFFFF"/>
        </w:rPr>
        <w:tab/>
        <w:t>Ostentar en su entorno</w:t>
      </w:r>
    </w:p>
    <w:p w14:paraId="01D0AF83" w14:textId="23108255" w:rsidR="00A548A1" w:rsidRPr="00D86EB7" w:rsidRDefault="00A548A1" w:rsidP="00BF09DF">
      <w:pPr>
        <w:ind w:left="567"/>
        <w:rPr>
          <w:rStyle w:val="uv3um"/>
          <w:rFonts w:cs="Arial"/>
          <w:sz w:val="27"/>
          <w:szCs w:val="27"/>
          <w:shd w:val="clear" w:color="auto" w:fill="FFFFFF"/>
        </w:rPr>
      </w:pPr>
      <w:r>
        <w:rPr>
          <w:rStyle w:val="uv3um"/>
          <w:rFonts w:cs="Arial"/>
          <w:sz w:val="27"/>
          <w:szCs w:val="27"/>
          <w:shd w:val="clear" w:color="auto" w:fill="FFFFFF"/>
        </w:rPr>
        <w:t xml:space="preserve"> </w:t>
      </w:r>
    </w:p>
    <w:p w14:paraId="5F70ECC4" w14:textId="7CBB3CB1" w:rsidR="00D86EB7" w:rsidRDefault="00D86EB7" w:rsidP="00BF09DF">
      <w:pPr>
        <w:ind w:left="567"/>
        <w:rPr>
          <w:ins w:id="685" w:author="Usuario-1" w:date="2025-01-21T18:40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r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686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D</w:t>
      </w:r>
      <w:r w:rsidR="00FE20A4"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687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Ó</w:t>
      </w:r>
      <w:r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688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NDE COMPRAN</w:t>
      </w:r>
    </w:p>
    <w:p w14:paraId="36143AAD" w14:textId="25392C37" w:rsidR="00D05D37" w:rsidRPr="00D05D37" w:rsidRDefault="00D05D37" w:rsidP="00BF09DF">
      <w:pPr>
        <w:ind w:left="567"/>
        <w:rPr>
          <w:ins w:id="689" w:author="Usuario-1" w:date="2025-01-21T18:40:00Z"/>
          <w:rStyle w:val="uv3um"/>
          <w:rFonts w:cs="Arial"/>
          <w:sz w:val="27"/>
          <w:szCs w:val="27"/>
          <w:shd w:val="clear" w:color="auto" w:fill="FFFFFF"/>
          <w:rPrChange w:id="690" w:author="Usuario-1" w:date="2025-01-21T18:40:00Z">
            <w:rPr>
              <w:ins w:id="691" w:author="Usuario-1" w:date="2025-01-21T18:40:00Z"/>
              <w:rStyle w:val="uv3um"/>
              <w:rFonts w:cs="Arial"/>
              <w:b/>
              <w:bCs/>
              <w:sz w:val="27"/>
              <w:szCs w:val="27"/>
              <w:shd w:val="clear" w:color="auto" w:fill="FFFFFF"/>
            </w:rPr>
          </w:rPrChange>
        </w:rPr>
      </w:pPr>
      <w:ins w:id="692" w:author="Usuario-1" w:date="2025-01-21T18:40:00Z"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693" w:author="Usuario-1" w:date="2025-01-21T18:40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>Seguridad en la compra</w:t>
        </w:r>
      </w:ins>
    </w:p>
    <w:p w14:paraId="1D621206" w14:textId="01C1E9DC" w:rsidR="00D05D37" w:rsidRPr="00D05D37" w:rsidRDefault="00D05D37" w:rsidP="00BF09DF">
      <w:pPr>
        <w:ind w:left="567"/>
        <w:rPr>
          <w:ins w:id="694" w:author="Usuario-1" w:date="2025-01-14T20:25:00Z"/>
          <w:rStyle w:val="uv3um"/>
          <w:rFonts w:cs="Arial"/>
          <w:sz w:val="27"/>
          <w:szCs w:val="27"/>
          <w:shd w:val="clear" w:color="auto" w:fill="FFFFFF"/>
          <w:rPrChange w:id="695" w:author="Usuario-1" w:date="2025-01-21T18:40:00Z">
            <w:rPr>
              <w:ins w:id="696" w:author="Usuario-1" w:date="2025-01-14T20:25:00Z"/>
              <w:rStyle w:val="uv3um"/>
              <w:rFonts w:cs="Arial"/>
              <w:b/>
              <w:bCs/>
              <w:sz w:val="27"/>
              <w:szCs w:val="27"/>
              <w:shd w:val="clear" w:color="auto" w:fill="FFFFFF"/>
            </w:rPr>
          </w:rPrChange>
        </w:rPr>
      </w:pPr>
      <w:ins w:id="697" w:author="Usuario-1" w:date="2025-01-21T18:40:00Z"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698" w:author="Usuario-1" w:date="2025-01-21T18:40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</w:r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699" w:author="Usuario-1" w:date="2025-01-21T18:40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  <w:t>Garantía del producto</w:t>
        </w:r>
      </w:ins>
    </w:p>
    <w:p w14:paraId="1316F178" w14:textId="77777777" w:rsidR="0020086A" w:rsidRPr="0020086A" w:rsidRDefault="0020086A" w:rsidP="00BF09DF">
      <w:pPr>
        <w:ind w:left="567"/>
        <w:rPr>
          <w:rStyle w:val="uv3um"/>
          <w:rFonts w:cs="Arial"/>
          <w:b/>
          <w:bCs/>
          <w:sz w:val="27"/>
          <w:szCs w:val="27"/>
          <w:shd w:val="clear" w:color="auto" w:fill="FFFFFF"/>
          <w:rPrChange w:id="700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</w:pPr>
    </w:p>
    <w:p w14:paraId="79EAFE2F" w14:textId="723A40F0" w:rsidR="00D86EB7" w:rsidRDefault="00D86EB7" w:rsidP="00BF09DF">
      <w:pPr>
        <w:ind w:left="567"/>
        <w:rPr>
          <w:ins w:id="701" w:author="Usuario-1" w:date="2025-01-14T20:25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r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702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QUI</w:t>
      </w:r>
      <w:r w:rsidR="00FE20A4"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703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É</w:t>
      </w:r>
      <w:r w:rsidRPr="0020086A">
        <w:rPr>
          <w:rStyle w:val="uv3um"/>
          <w:rFonts w:cs="Arial"/>
          <w:b/>
          <w:bCs/>
          <w:sz w:val="27"/>
          <w:szCs w:val="27"/>
          <w:shd w:val="clear" w:color="auto" w:fill="FFFFFF"/>
          <w:rPrChange w:id="704" w:author="Usuario-1" w:date="2025-01-14T20:25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N DECIDE LA COMPRA</w:t>
      </w:r>
    </w:p>
    <w:p w14:paraId="3FDA27CE" w14:textId="6F60569E" w:rsidR="0020086A" w:rsidRDefault="00D05D37" w:rsidP="00BF09DF">
      <w:pPr>
        <w:ind w:left="567"/>
        <w:rPr>
          <w:ins w:id="705" w:author="Usuario-1" w:date="2025-01-21T18:41:00Z"/>
          <w:rStyle w:val="uv3um"/>
          <w:rFonts w:cs="Arial"/>
          <w:sz w:val="27"/>
          <w:szCs w:val="27"/>
          <w:shd w:val="clear" w:color="auto" w:fill="FFFFFF"/>
        </w:rPr>
      </w:pPr>
      <w:ins w:id="706" w:author="Usuario-1" w:date="2025-01-21T18:41:00Z"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707" w:author="Usuario-1" w:date="2025-01-21T18:41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</w:r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708" w:author="Usuario-1" w:date="2025-01-21T18:41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  <w:t>Rol de quien decide la compra</w:t>
        </w:r>
      </w:ins>
    </w:p>
    <w:p w14:paraId="5DE7E501" w14:textId="24495013" w:rsidR="00D05D37" w:rsidRDefault="00D05D37" w:rsidP="00BF09DF">
      <w:pPr>
        <w:ind w:left="567"/>
        <w:rPr>
          <w:ins w:id="709" w:author="Usuario-1" w:date="2025-01-21T18:41:00Z"/>
          <w:rStyle w:val="uv3um"/>
          <w:rFonts w:cs="Arial"/>
          <w:sz w:val="27"/>
          <w:szCs w:val="27"/>
          <w:shd w:val="clear" w:color="auto" w:fill="FFFFFF"/>
        </w:rPr>
      </w:pPr>
    </w:p>
    <w:p w14:paraId="2B91B448" w14:textId="2AA69CE6" w:rsidR="00D05D37" w:rsidRDefault="00D05D37" w:rsidP="00BF09DF">
      <w:pPr>
        <w:ind w:left="567"/>
        <w:rPr>
          <w:ins w:id="710" w:author="Usuario-1" w:date="2025-01-22T17:29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ins w:id="711" w:author="Usuario-1" w:date="2025-01-21T18:41:00Z">
        <w:r w:rsidRPr="00D05D37">
          <w:rPr>
            <w:rStyle w:val="uv3um"/>
            <w:rFonts w:cs="Arial"/>
            <w:b/>
            <w:bCs/>
            <w:sz w:val="27"/>
            <w:szCs w:val="27"/>
            <w:shd w:val="clear" w:color="auto" w:fill="FFFFFF"/>
            <w:rPrChange w:id="712" w:author="Usuario-1" w:date="2025-01-21T18:41:00Z">
              <w:rPr>
                <w:rStyle w:val="uv3um"/>
                <w:rFonts w:cs="Arial"/>
                <w:sz w:val="27"/>
                <w:szCs w:val="27"/>
                <w:shd w:val="clear" w:color="auto" w:fill="FFFFFF"/>
              </w:rPr>
            </w:rPrChange>
          </w:rPr>
          <w:t>FORMA DE PAGO DE QUIEN COMPRA</w:t>
        </w:r>
      </w:ins>
    </w:p>
    <w:p w14:paraId="54DDF560" w14:textId="7DBE39A3" w:rsidR="005A75A8" w:rsidRDefault="005A75A8" w:rsidP="00BF09DF">
      <w:pPr>
        <w:ind w:left="567"/>
        <w:rPr>
          <w:ins w:id="713" w:author="Usuario-1" w:date="2025-01-22T17:30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ins w:id="714" w:author="Usuario-1" w:date="2025-01-22T17:29:00Z"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</w:ins>
      <w:ins w:id="715" w:author="Usuario-1" w:date="2025-01-22T17:30:00Z"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  <w:t>Efectivo</w:t>
        </w:r>
      </w:ins>
    </w:p>
    <w:p w14:paraId="05B62D83" w14:textId="055501DB" w:rsidR="005A75A8" w:rsidRDefault="005A75A8" w:rsidP="00BF09DF">
      <w:pPr>
        <w:ind w:left="567"/>
        <w:rPr>
          <w:ins w:id="716" w:author="Usuario-1" w:date="2025-01-22T17:30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ins w:id="717" w:author="Usuario-1" w:date="2025-01-22T17:30:00Z"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  <w:t>Tarjeta de crédito</w:t>
        </w:r>
      </w:ins>
    </w:p>
    <w:p w14:paraId="2934D66C" w14:textId="4D79793E" w:rsidR="005A75A8" w:rsidRDefault="005A75A8" w:rsidP="00BF09DF">
      <w:pPr>
        <w:ind w:left="567"/>
        <w:rPr>
          <w:ins w:id="718" w:author="Usuario-1" w:date="2025-01-22T17:30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ins w:id="719" w:author="Usuario-1" w:date="2025-01-22T17:30:00Z"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  <w:t>Tarjeta Débito</w:t>
        </w:r>
      </w:ins>
    </w:p>
    <w:p w14:paraId="482D299F" w14:textId="6284027D" w:rsidR="005A75A8" w:rsidRDefault="005A75A8" w:rsidP="00BF09DF">
      <w:pPr>
        <w:ind w:left="567"/>
        <w:rPr>
          <w:ins w:id="720" w:author="Usuario-1" w:date="2025-01-22T17:30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ins w:id="721" w:author="Usuario-1" w:date="2025-01-22T17:30:00Z"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  <w:t>PSE</w:t>
        </w:r>
      </w:ins>
    </w:p>
    <w:p w14:paraId="7D606859" w14:textId="2589931F" w:rsidR="005A75A8" w:rsidRPr="00D05D37" w:rsidRDefault="005A75A8" w:rsidP="00BF09DF">
      <w:pPr>
        <w:ind w:left="567"/>
        <w:rPr>
          <w:rStyle w:val="uv3um"/>
          <w:rFonts w:cs="Arial"/>
          <w:b/>
          <w:bCs/>
          <w:sz w:val="27"/>
          <w:szCs w:val="27"/>
          <w:shd w:val="clear" w:color="auto" w:fill="FFFFFF"/>
          <w:rPrChange w:id="722" w:author="Usuario-1" w:date="2025-01-21T18:41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</w:pPr>
      <w:ins w:id="723" w:author="Usuario-1" w:date="2025-01-22T17:30:00Z"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ab/>
        </w:r>
        <w:proofErr w:type="spellStart"/>
        <w:r>
          <w:rPr>
            <w:rStyle w:val="uv3um"/>
            <w:rFonts w:cs="Arial"/>
            <w:b/>
            <w:bCs/>
            <w:sz w:val="27"/>
            <w:szCs w:val="27"/>
            <w:shd w:val="clear" w:color="auto" w:fill="FFFFFF"/>
          </w:rPr>
          <w:t>Nequi</w:t>
        </w:r>
      </w:ins>
      <w:proofErr w:type="spellEnd"/>
    </w:p>
    <w:p w14:paraId="032C3922" w14:textId="43A4039E" w:rsidR="00BE5BCE" w:rsidRPr="0020086A" w:rsidRDefault="00BE5BCE" w:rsidP="00BF09DF">
      <w:pPr>
        <w:ind w:left="567"/>
        <w:rPr>
          <w:rFonts w:ascii="Helvetica" w:hAnsi="Helvetica" w:cs="Helvetica"/>
          <w:b/>
          <w:bCs/>
          <w:color w:val="3E3E3E"/>
          <w:sz w:val="30"/>
          <w:szCs w:val="30"/>
          <w:shd w:val="clear" w:color="auto" w:fill="FFFFFF"/>
          <w:rPrChange w:id="724" w:author="Usuario-1" w:date="2025-01-14T20:25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r w:rsidRPr="0020086A">
        <w:rPr>
          <w:rFonts w:ascii="Helvetica" w:hAnsi="Helvetica" w:cs="Helvetica"/>
          <w:b/>
          <w:bCs/>
          <w:color w:val="3E3E3E"/>
          <w:sz w:val="30"/>
          <w:szCs w:val="30"/>
          <w:shd w:val="clear" w:color="auto" w:fill="FFFFFF"/>
          <w:rPrChange w:id="725" w:author="Usuario-1" w:date="2025-01-14T20:25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  <w:lastRenderedPageBreak/>
        <w:t>CUÁLES SON LAS TENDENCIAS DE MERCADO</w:t>
      </w:r>
    </w:p>
    <w:p w14:paraId="7E4D764B" w14:textId="49D2BE24" w:rsidR="00BE5BCE" w:rsidRPr="0020086A" w:rsidRDefault="00BE5BCE" w:rsidP="00BF09DF">
      <w:pPr>
        <w:ind w:left="567"/>
        <w:rPr>
          <w:rFonts w:cs="Arial"/>
          <w:color w:val="3E3E3E"/>
          <w:sz w:val="28"/>
          <w:szCs w:val="28"/>
          <w:shd w:val="clear" w:color="auto" w:fill="FFFFFF"/>
          <w:rPrChange w:id="726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r w:rsidRPr="0020086A">
        <w:rPr>
          <w:rFonts w:cs="Arial"/>
          <w:color w:val="3E3E3E"/>
          <w:sz w:val="28"/>
          <w:szCs w:val="28"/>
          <w:shd w:val="clear" w:color="auto" w:fill="FFFFFF"/>
          <w:rPrChange w:id="727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  <w:t>Hábitos de consumo colectivos:</w:t>
      </w:r>
    </w:p>
    <w:p w14:paraId="3B106562" w14:textId="77777777" w:rsidR="00BE5BCE" w:rsidRPr="0020086A" w:rsidRDefault="00BE5BCE">
      <w:pPr>
        <w:spacing w:after="0" w:line="240" w:lineRule="auto"/>
        <w:ind w:left="1418"/>
        <w:rPr>
          <w:rFonts w:cs="Arial"/>
          <w:color w:val="3E3E3E"/>
          <w:sz w:val="28"/>
          <w:szCs w:val="28"/>
          <w:shd w:val="clear" w:color="auto" w:fill="FFFFFF"/>
          <w:rPrChange w:id="728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r w:rsidRPr="0020086A">
        <w:rPr>
          <w:rFonts w:cs="Arial"/>
          <w:color w:val="3E3E3E"/>
          <w:sz w:val="28"/>
          <w:szCs w:val="28"/>
          <w:shd w:val="clear" w:color="auto" w:fill="FFFFFF"/>
          <w:rPrChange w:id="729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  <w:t>Compras electrónicas</w:t>
      </w:r>
    </w:p>
    <w:p w14:paraId="68A7F716" w14:textId="77777777" w:rsidR="00BE5BCE" w:rsidRPr="0020086A" w:rsidRDefault="00BE5BCE">
      <w:pPr>
        <w:spacing w:after="0" w:line="240" w:lineRule="auto"/>
        <w:ind w:left="1418"/>
        <w:rPr>
          <w:rFonts w:cs="Arial"/>
          <w:color w:val="3E3E3E"/>
          <w:sz w:val="28"/>
          <w:szCs w:val="28"/>
          <w:shd w:val="clear" w:color="auto" w:fill="FFFFFF"/>
          <w:rPrChange w:id="730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r w:rsidRPr="0020086A">
        <w:rPr>
          <w:rFonts w:cs="Arial"/>
          <w:color w:val="3E3E3E"/>
          <w:sz w:val="28"/>
          <w:szCs w:val="28"/>
          <w:shd w:val="clear" w:color="auto" w:fill="FFFFFF"/>
          <w:rPrChange w:id="731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  <w:t>Interés en los valores de la empresa</w:t>
      </w:r>
    </w:p>
    <w:p w14:paraId="0840BE54" w14:textId="28265992" w:rsidR="00BE5BCE" w:rsidRPr="0020086A" w:rsidRDefault="00BE5BCE">
      <w:pPr>
        <w:spacing w:after="0" w:line="240" w:lineRule="auto"/>
        <w:ind w:left="1418"/>
        <w:rPr>
          <w:rFonts w:cs="Arial"/>
          <w:color w:val="3E3E3E"/>
          <w:sz w:val="28"/>
          <w:szCs w:val="28"/>
          <w:shd w:val="clear" w:color="auto" w:fill="FFFFFF"/>
          <w:rPrChange w:id="732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r w:rsidRPr="0020086A">
        <w:rPr>
          <w:rFonts w:cs="Arial"/>
          <w:color w:val="3E3E3E"/>
          <w:sz w:val="28"/>
          <w:szCs w:val="28"/>
          <w:shd w:val="clear" w:color="auto" w:fill="FFFFFF"/>
          <w:rPrChange w:id="733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  <w:t>Consideración de las tendencias globales (amigables con el medio ambiente</w:t>
      </w:r>
      <w:ins w:id="734" w:author="Usuario-1" w:date="2025-01-09T18:29:00Z">
        <w:r w:rsidR="00AB1B19" w:rsidRPr="0020086A">
          <w:rPr>
            <w:rFonts w:cs="Arial"/>
            <w:color w:val="3E3E3E"/>
            <w:sz w:val="28"/>
            <w:szCs w:val="28"/>
            <w:shd w:val="clear" w:color="auto" w:fill="FFFFFF"/>
            <w:rPrChange w:id="735" w:author="Usuario-1" w:date="2025-01-14T20:26:00Z">
              <w:rPr>
                <w:rFonts w:ascii="Helvetica" w:hAnsi="Helvetica" w:cs="Helvetica"/>
                <w:color w:val="3E3E3E"/>
                <w:sz w:val="30"/>
                <w:szCs w:val="30"/>
                <w:shd w:val="clear" w:color="auto" w:fill="FFFFFF"/>
              </w:rPr>
            </w:rPrChange>
          </w:rPr>
          <w:t xml:space="preserve">: </w:t>
        </w:r>
      </w:ins>
      <w:ins w:id="736" w:author="Usuario-1" w:date="2025-01-09T18:30:00Z">
        <w:r w:rsidR="00AB1B19" w:rsidRPr="0020086A">
          <w:rPr>
            <w:rFonts w:cs="Arial"/>
            <w:color w:val="3E3E3E"/>
            <w:sz w:val="28"/>
            <w:szCs w:val="28"/>
            <w:shd w:val="clear" w:color="auto" w:fill="FFFFFF"/>
            <w:rPrChange w:id="737" w:author="Usuario-1" w:date="2025-01-14T20:26:00Z">
              <w:rPr>
                <w:rFonts w:ascii="Helvetica" w:hAnsi="Helvetica" w:cs="Helvetica"/>
                <w:color w:val="3E3E3E"/>
                <w:sz w:val="30"/>
                <w:szCs w:val="30"/>
                <w:shd w:val="clear" w:color="auto" w:fill="FFFFFF"/>
              </w:rPr>
            </w:rPrChange>
          </w:rPr>
          <w:t xml:space="preserve">Los </w:t>
        </w:r>
        <w:r w:rsidR="00AB1B19" w:rsidRPr="0020086A">
          <w:rPr>
            <w:rFonts w:cs="Arial"/>
            <w:color w:val="3E3E3E"/>
            <w:sz w:val="28"/>
            <w:szCs w:val="28"/>
            <w:shd w:val="clear" w:color="auto" w:fill="FFFFFF"/>
            <w:rPrChange w:id="738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consumidores ya no se conforman con productos de calidad, sino que buscan algo más profundo: un compromiso genuino con el planeta y con el bienestar global</w:t>
        </w:r>
      </w:ins>
    </w:p>
    <w:p w14:paraId="76C5E0F5" w14:textId="77777777" w:rsidR="00BE5BCE" w:rsidRPr="0020086A" w:rsidRDefault="00BE5BCE">
      <w:pPr>
        <w:spacing w:after="0" w:line="240" w:lineRule="auto"/>
        <w:ind w:left="1418"/>
        <w:rPr>
          <w:rFonts w:cs="Arial"/>
          <w:color w:val="3E3E3E"/>
          <w:sz w:val="28"/>
          <w:szCs w:val="28"/>
          <w:shd w:val="clear" w:color="auto" w:fill="FFFFFF"/>
          <w:rPrChange w:id="739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r w:rsidRPr="0020086A">
        <w:rPr>
          <w:rFonts w:cs="Arial"/>
          <w:color w:val="3E3E3E"/>
          <w:sz w:val="28"/>
          <w:szCs w:val="28"/>
          <w:shd w:val="clear" w:color="auto" w:fill="FFFFFF"/>
          <w:rPrChange w:id="740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  <w:t>La personalización de los productos</w:t>
      </w:r>
    </w:p>
    <w:p w14:paraId="006E1663" w14:textId="5253F8E2" w:rsidR="00BE5BCE" w:rsidRPr="0020086A" w:rsidRDefault="00BE5BCE">
      <w:pPr>
        <w:spacing w:after="0" w:line="240" w:lineRule="auto"/>
        <w:ind w:left="1418"/>
        <w:rPr>
          <w:ins w:id="741" w:author="Usuario-1" w:date="2025-01-09T18:32:00Z"/>
          <w:rFonts w:cs="Arial"/>
          <w:color w:val="3E3E3E"/>
          <w:sz w:val="28"/>
          <w:szCs w:val="28"/>
          <w:shd w:val="clear" w:color="auto" w:fill="FFFFFF"/>
          <w:rPrChange w:id="742" w:author="Usuario-1" w:date="2025-01-14T20:26:00Z">
            <w:rPr>
              <w:ins w:id="743" w:author="Usuario-1" w:date="2025-01-09T18:32:00Z"/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r w:rsidRPr="0020086A">
        <w:rPr>
          <w:rFonts w:cs="Arial"/>
          <w:color w:val="3E3E3E"/>
          <w:sz w:val="28"/>
          <w:szCs w:val="28"/>
          <w:shd w:val="clear" w:color="auto" w:fill="FFFFFF"/>
          <w:rPrChange w:id="744" w:author="Usuario-1" w:date="2025-01-14T20:26:00Z">
            <w:rPr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  <w:t>La alimentación saludable, etc.</w:t>
      </w:r>
    </w:p>
    <w:p w14:paraId="7A7FC526" w14:textId="2F22114F" w:rsidR="00AB1B19" w:rsidRPr="0020086A" w:rsidRDefault="00AB1B19">
      <w:pPr>
        <w:spacing w:after="0" w:line="240" w:lineRule="auto"/>
        <w:ind w:left="1418"/>
        <w:rPr>
          <w:ins w:id="745" w:author="Usuario-1" w:date="2025-01-09T18:33:00Z"/>
          <w:rFonts w:cs="Arial"/>
          <w:color w:val="3E3E3E"/>
          <w:sz w:val="28"/>
          <w:szCs w:val="28"/>
          <w:shd w:val="clear" w:color="auto" w:fill="FFFFFF"/>
          <w:rPrChange w:id="746" w:author="Usuario-1" w:date="2025-01-14T20:26:00Z">
            <w:rPr>
              <w:ins w:id="747" w:author="Usuario-1" w:date="2025-01-09T18:33:00Z"/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ins w:id="748" w:author="Usuario-1" w:date="2025-01-09T18:32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49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Los compradores están dispuestos a pagar un precio más alto por productos que provengan de fuentes responsables y que cuenten con certificaciones verificables.</w:t>
        </w:r>
      </w:ins>
    </w:p>
    <w:p w14:paraId="48FEDE70" w14:textId="16489ACD" w:rsidR="00AB1B19" w:rsidRPr="0020086A" w:rsidRDefault="00AB1B19">
      <w:pPr>
        <w:spacing w:after="0" w:line="240" w:lineRule="auto"/>
        <w:ind w:left="1418"/>
        <w:rPr>
          <w:ins w:id="750" w:author="Usuario-1" w:date="2025-01-09T18:34:00Z"/>
          <w:rFonts w:cs="Arial"/>
          <w:color w:val="3E3E3E"/>
          <w:sz w:val="28"/>
          <w:szCs w:val="28"/>
          <w:shd w:val="clear" w:color="auto" w:fill="FFFFFF"/>
          <w:rPrChange w:id="751" w:author="Usuario-1" w:date="2025-01-14T20:26:00Z">
            <w:rPr>
              <w:ins w:id="752" w:author="Usuario-1" w:date="2025-01-09T18:34:00Z"/>
              <w:rFonts w:ascii="Helvetica" w:hAnsi="Helvetica" w:cs="Helvetica"/>
              <w:color w:val="3E3E3E"/>
              <w:sz w:val="30"/>
              <w:szCs w:val="30"/>
              <w:shd w:val="clear" w:color="auto" w:fill="FFFFFF"/>
            </w:rPr>
          </w:rPrChange>
        </w:rPr>
      </w:pPr>
      <w:ins w:id="753" w:author="Usuario-1" w:date="2025-01-09T18:33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54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Las marcas que se comprometen con la ética y la transparencia se destaquen del resto.</w:t>
        </w:r>
      </w:ins>
    </w:p>
    <w:p w14:paraId="7A676A62" w14:textId="2DDEE11E" w:rsidR="007B5225" w:rsidRPr="0020086A" w:rsidRDefault="007B5225">
      <w:pPr>
        <w:spacing w:after="0" w:line="240" w:lineRule="auto"/>
        <w:ind w:left="1418"/>
        <w:rPr>
          <w:ins w:id="755" w:author="Usuario-1" w:date="2025-01-09T18:38:00Z"/>
          <w:rFonts w:cs="Arial"/>
          <w:color w:val="3E3E3E"/>
          <w:sz w:val="28"/>
          <w:szCs w:val="28"/>
          <w:shd w:val="clear" w:color="auto" w:fill="FFFFFF"/>
          <w:rPrChange w:id="756" w:author="Usuario-1" w:date="2025-01-14T20:26:00Z">
            <w:rPr>
              <w:ins w:id="757" w:author="Usuario-1" w:date="2025-01-09T18:38:00Z"/>
              <w:rFonts w:ascii="Helvetica" w:hAnsi="Helvetica" w:cs="Helvetica"/>
              <w:color w:val="3E3E3E"/>
              <w:sz w:val="26"/>
              <w:szCs w:val="26"/>
              <w:shd w:val="clear" w:color="auto" w:fill="FFFFFF"/>
            </w:rPr>
          </w:rPrChange>
        </w:rPr>
      </w:pPr>
      <w:ins w:id="758" w:author="Usuario-1" w:date="2025-01-09T18:34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59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Integrar la reutilización de materiales, la reducción de residuos y la optimización del ciclo de vida de los productos</w:t>
        </w:r>
      </w:ins>
      <w:ins w:id="760" w:author="Usuario-1" w:date="2025-01-09T18:35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61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 xml:space="preserve"> en los</w:t>
        </w:r>
      </w:ins>
      <w:ins w:id="762" w:author="Usuario-1" w:date="2025-01-09T18:34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63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 xml:space="preserve"> procesos productivos </w:t>
        </w:r>
      </w:ins>
    </w:p>
    <w:p w14:paraId="5A6EF9F0" w14:textId="32CB6E0D" w:rsidR="007B5225" w:rsidRPr="0020086A" w:rsidRDefault="007B5225">
      <w:pPr>
        <w:spacing w:after="0" w:line="240" w:lineRule="auto"/>
        <w:ind w:left="1418"/>
        <w:rPr>
          <w:ins w:id="764" w:author="Usuario-1" w:date="2025-01-09T18:39:00Z"/>
          <w:rFonts w:cs="Arial"/>
          <w:color w:val="3E3E3E"/>
          <w:sz w:val="28"/>
          <w:szCs w:val="28"/>
          <w:shd w:val="clear" w:color="auto" w:fill="FFFFFF"/>
          <w:rPrChange w:id="765" w:author="Usuario-1" w:date="2025-01-14T20:26:00Z">
            <w:rPr>
              <w:ins w:id="766" w:author="Usuario-1" w:date="2025-01-09T18:39:00Z"/>
              <w:rFonts w:ascii="Helvetica" w:hAnsi="Helvetica" w:cs="Helvetica"/>
              <w:color w:val="3E3E3E"/>
              <w:sz w:val="26"/>
              <w:szCs w:val="26"/>
              <w:shd w:val="clear" w:color="auto" w:fill="FFFFFF"/>
            </w:rPr>
          </w:rPrChange>
        </w:rPr>
      </w:pPr>
      <w:ins w:id="767" w:author="Usuario-1" w:date="2025-01-09T18:38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68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Ciclo de vida más largo para los productos es una vía crucial para alinear las expectativas del consumidor</w:t>
        </w:r>
      </w:ins>
    </w:p>
    <w:p w14:paraId="4149A4BE" w14:textId="1AB2161D" w:rsidR="007B5225" w:rsidRPr="0020086A" w:rsidRDefault="007B5225">
      <w:pPr>
        <w:spacing w:after="0" w:line="240" w:lineRule="auto"/>
        <w:ind w:left="1418"/>
        <w:rPr>
          <w:ins w:id="769" w:author="Usuario-1" w:date="2025-01-09T18:39:00Z"/>
          <w:rFonts w:cs="Arial"/>
          <w:color w:val="3E3E3E"/>
          <w:sz w:val="28"/>
          <w:szCs w:val="28"/>
          <w:shd w:val="clear" w:color="auto" w:fill="FFFFFF"/>
          <w:rPrChange w:id="770" w:author="Usuario-1" w:date="2025-01-14T20:26:00Z">
            <w:rPr>
              <w:ins w:id="771" w:author="Usuario-1" w:date="2025-01-09T18:39:00Z"/>
              <w:rFonts w:ascii="Helvetica" w:hAnsi="Helvetica" w:cs="Helvetica"/>
              <w:color w:val="3E3E3E"/>
              <w:sz w:val="26"/>
              <w:szCs w:val="26"/>
              <w:shd w:val="clear" w:color="auto" w:fill="FFFFFF"/>
            </w:rPr>
          </w:rPrChange>
        </w:rPr>
      </w:pPr>
      <w:ins w:id="772" w:author="Usuario-1" w:date="2025-01-09T18:39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73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El origen local de los productos y buscan empresas que utilicen fuentes de energía más limpias en sus procesos de producción</w:t>
        </w:r>
      </w:ins>
    </w:p>
    <w:p w14:paraId="3D072583" w14:textId="1F93D36F" w:rsidR="007B5225" w:rsidRPr="0020086A" w:rsidRDefault="007B5225">
      <w:pPr>
        <w:spacing w:after="0" w:line="240" w:lineRule="auto"/>
        <w:ind w:left="1418"/>
        <w:rPr>
          <w:color w:val="3E3E3E"/>
          <w:sz w:val="28"/>
          <w:szCs w:val="28"/>
          <w:rPrChange w:id="774" w:author="Usuario-1" w:date="2025-01-14T20:26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</w:pPr>
      <w:ins w:id="775" w:author="Usuario-1" w:date="2025-01-09T18:39:00Z">
        <w:r w:rsidRPr="0020086A">
          <w:rPr>
            <w:rFonts w:cs="Arial"/>
            <w:color w:val="3E3E3E"/>
            <w:sz w:val="28"/>
            <w:szCs w:val="28"/>
            <w:shd w:val="clear" w:color="auto" w:fill="FFFFFF"/>
            <w:rPrChange w:id="776" w:author="Usuario-1" w:date="2025-01-14T20:26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Los consumidores están cada vez más interesados en productos que no solo sean buenos para el planeta, sino que también promuevan su bienestar personal.</w:t>
        </w:r>
      </w:ins>
    </w:p>
    <w:p w14:paraId="34D55A6C" w14:textId="5C6BD852" w:rsidR="00BE5BCE" w:rsidRDefault="00BE5BCE" w:rsidP="00BF09DF">
      <w:pPr>
        <w:ind w:left="567"/>
        <w:rPr>
          <w:ins w:id="777" w:author="Usuario-1" w:date="2025-01-09T18:41:00Z"/>
          <w:rFonts w:ascii="Helvetica" w:hAnsi="Helvetica" w:cs="Helvetica"/>
          <w:color w:val="3E3E3E"/>
          <w:sz w:val="30"/>
          <w:szCs w:val="30"/>
          <w:shd w:val="clear" w:color="auto" w:fill="FFFFFF"/>
        </w:rPr>
      </w:pPr>
    </w:p>
    <w:p w14:paraId="3056A239" w14:textId="79D6D051" w:rsidR="007B5225" w:rsidRDefault="007B5225" w:rsidP="00BF09DF">
      <w:pPr>
        <w:rPr>
          <w:ins w:id="778" w:author="Usuario-1" w:date="2025-01-09T18:41:00Z"/>
          <w:rFonts w:ascii="Helvetica" w:hAnsi="Helvetica" w:cs="Helvetica"/>
          <w:color w:val="3E3E3E"/>
          <w:sz w:val="30"/>
          <w:szCs w:val="30"/>
          <w:shd w:val="clear" w:color="auto" w:fill="FFFFFF"/>
        </w:rPr>
      </w:pPr>
      <w:ins w:id="779" w:author="Usuario-1" w:date="2025-01-09T18:41:00Z">
        <w:r>
          <w:rPr>
            <w:rFonts w:ascii="Helvetica" w:hAnsi="Helvetica" w:cs="Helvetica"/>
            <w:noProof/>
            <w:color w:val="3E3E3E"/>
            <w:sz w:val="30"/>
            <w:szCs w:val="30"/>
            <w:shd w:val="clear" w:color="auto" w:fill="FFFFFF"/>
          </w:rPr>
          <w:lastRenderedPageBreak/>
          <w:drawing>
            <wp:inline distT="0" distB="0" distL="0" distR="0" wp14:anchorId="54E2ED98" wp14:editId="31753DF6">
              <wp:extent cx="6010275" cy="2505075"/>
              <wp:effectExtent l="0" t="0" r="9525" b="9525"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10275" cy="25050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650E01A9" w14:textId="77777777" w:rsidR="007B5225" w:rsidRDefault="007B5225" w:rsidP="00BF09DF">
      <w:pPr>
        <w:ind w:left="567"/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</w:pPr>
    </w:p>
    <w:p w14:paraId="497E4E2B" w14:textId="77777777" w:rsidR="0020086A" w:rsidRDefault="00BE5BCE" w:rsidP="00BF09DF">
      <w:pPr>
        <w:ind w:left="567"/>
        <w:rPr>
          <w:ins w:id="780" w:author="Usuario-1" w:date="2025-01-14T20:32:00Z"/>
          <w:rFonts w:ascii="Helvetica" w:hAnsi="Helvetica" w:cs="Helvetica"/>
          <w:color w:val="3E3E3E"/>
          <w:sz w:val="30"/>
          <w:szCs w:val="30"/>
          <w:shd w:val="clear" w:color="auto" w:fill="FFFFFF"/>
        </w:rPr>
      </w:pPr>
      <w:r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t xml:space="preserve">Definir el futuro cliente: </w:t>
      </w:r>
    </w:p>
    <w:p w14:paraId="006AB02B" w14:textId="4FA35EF2" w:rsidR="00BE5BCE" w:rsidRDefault="00BE5BCE">
      <w:pPr>
        <w:ind w:left="567" w:firstLine="141"/>
        <w:rPr>
          <w:rStyle w:val="uv3um"/>
          <w:rFonts w:cs="Arial"/>
          <w:sz w:val="27"/>
          <w:szCs w:val="27"/>
          <w:shd w:val="clear" w:color="auto" w:fill="FFFFFF"/>
        </w:rPr>
        <w:pPrChange w:id="781" w:author="Usuario-1" w:date="2025-01-14T20:32:00Z">
          <w:pPr>
            <w:ind w:left="567"/>
          </w:pPr>
        </w:pPrChange>
      </w:pPr>
      <w:r>
        <w:rPr>
          <w:rFonts w:ascii="Helvetica" w:hAnsi="Helvetica" w:cs="Helvetica"/>
          <w:color w:val="3E3E3E"/>
          <w:sz w:val="30"/>
          <w:szCs w:val="30"/>
          <w:shd w:val="clear" w:color="auto" w:fill="FFFFFF"/>
        </w:rPr>
        <w:t>Reconocer que percepción tiene el cliente sobre la marca y qué es lo que lo atrae de la misma.</w:t>
      </w:r>
    </w:p>
    <w:p w14:paraId="32134E87" w14:textId="0D4CFA47" w:rsidR="00BE5BCE" w:rsidDel="00D05D37" w:rsidRDefault="00BE5BCE" w:rsidP="00BF09DF">
      <w:pPr>
        <w:ind w:left="567"/>
        <w:rPr>
          <w:del w:id="782" w:author="Usuario-1" w:date="2025-01-21T18:41:00Z"/>
          <w:rStyle w:val="uv3um"/>
          <w:rFonts w:cs="Arial"/>
          <w:sz w:val="27"/>
          <w:szCs w:val="27"/>
          <w:shd w:val="clear" w:color="auto" w:fill="FFFFFF"/>
        </w:rPr>
      </w:pPr>
    </w:p>
    <w:p w14:paraId="22F06174" w14:textId="5D2A1FFA" w:rsidR="00BE5BCE" w:rsidRPr="00D86EB7" w:rsidDel="00D05D37" w:rsidRDefault="00BE5BCE" w:rsidP="00BF09DF">
      <w:pPr>
        <w:ind w:left="567"/>
        <w:rPr>
          <w:del w:id="783" w:author="Usuario-1" w:date="2025-01-21T18:41:00Z"/>
          <w:rStyle w:val="uv3um"/>
          <w:rFonts w:cs="Arial"/>
          <w:sz w:val="27"/>
          <w:szCs w:val="27"/>
          <w:shd w:val="clear" w:color="auto" w:fill="FFFFFF"/>
        </w:rPr>
      </w:pPr>
    </w:p>
    <w:p w14:paraId="5256878B" w14:textId="29DDD6AB" w:rsidR="00D86EB7" w:rsidRDefault="00D86EB7" w:rsidP="00FE20A4">
      <w:pPr>
        <w:rPr>
          <w:ins w:id="784" w:author="Usuario-1" w:date="2025-01-22T17:31:00Z"/>
          <w:rStyle w:val="uv3um"/>
          <w:rFonts w:cs="Arial"/>
          <w:sz w:val="27"/>
          <w:szCs w:val="27"/>
          <w:shd w:val="clear" w:color="auto" w:fill="FFFFFF"/>
        </w:rPr>
      </w:pPr>
      <w:r w:rsidRPr="0020086A">
        <w:rPr>
          <w:rFonts w:cs="Arial"/>
          <w:b/>
          <w:bCs/>
          <w:sz w:val="27"/>
          <w:szCs w:val="27"/>
          <w:shd w:val="clear" w:color="auto" w:fill="FFFFFF"/>
          <w:rPrChange w:id="785" w:author="Usuario-1" w:date="2025-01-14T20:26:00Z">
            <w:rPr>
              <w:rFonts w:cs="Arial"/>
              <w:sz w:val="27"/>
              <w:szCs w:val="27"/>
              <w:shd w:val="clear" w:color="auto" w:fill="FFFFFF"/>
            </w:rPr>
          </w:rPrChange>
        </w:rPr>
        <w:t xml:space="preserve">Diseñar una estrategia personalizada para llamar la atención </w:t>
      </w:r>
      <w:r w:rsidR="002F6B91" w:rsidRPr="0020086A">
        <w:rPr>
          <w:rFonts w:cs="Arial"/>
          <w:b/>
          <w:bCs/>
          <w:sz w:val="27"/>
          <w:szCs w:val="27"/>
          <w:shd w:val="clear" w:color="auto" w:fill="FFFFFF"/>
          <w:rPrChange w:id="786" w:author="Usuario-1" w:date="2025-01-14T20:26:00Z">
            <w:rPr>
              <w:rFonts w:cs="Arial"/>
              <w:sz w:val="27"/>
              <w:szCs w:val="27"/>
              <w:shd w:val="clear" w:color="auto" w:fill="FFFFFF"/>
            </w:rPr>
          </w:rPrChange>
        </w:rPr>
        <w:t xml:space="preserve">del público objetivo </w:t>
      </w:r>
      <w:r w:rsidRPr="0020086A">
        <w:rPr>
          <w:rFonts w:cs="Arial"/>
          <w:b/>
          <w:bCs/>
          <w:sz w:val="27"/>
          <w:szCs w:val="27"/>
          <w:shd w:val="clear" w:color="auto" w:fill="FFFFFF"/>
          <w:rPrChange w:id="787" w:author="Usuario-1" w:date="2025-01-14T20:26:00Z">
            <w:rPr>
              <w:rFonts w:cs="Arial"/>
              <w:sz w:val="27"/>
              <w:szCs w:val="27"/>
              <w:shd w:val="clear" w:color="auto" w:fill="FFFFFF"/>
            </w:rPr>
          </w:rPrChange>
        </w:rPr>
        <w:t xml:space="preserve">y conseguir que el mensaje </w:t>
      </w:r>
      <w:r w:rsidR="00FE20A4" w:rsidRPr="0020086A">
        <w:rPr>
          <w:rFonts w:cs="Arial"/>
          <w:b/>
          <w:bCs/>
          <w:sz w:val="27"/>
          <w:szCs w:val="27"/>
          <w:shd w:val="clear" w:color="auto" w:fill="FFFFFF"/>
          <w:rPrChange w:id="788" w:author="Usuario-1" w:date="2025-01-14T20:26:00Z">
            <w:rPr>
              <w:rFonts w:cs="Arial"/>
              <w:sz w:val="27"/>
              <w:szCs w:val="27"/>
              <w:shd w:val="clear" w:color="auto" w:fill="FFFFFF"/>
            </w:rPr>
          </w:rPrChange>
        </w:rPr>
        <w:t xml:space="preserve">y la marca </w:t>
      </w:r>
      <w:r w:rsidRPr="0020086A">
        <w:rPr>
          <w:rFonts w:cs="Arial"/>
          <w:b/>
          <w:bCs/>
          <w:sz w:val="27"/>
          <w:szCs w:val="27"/>
          <w:shd w:val="clear" w:color="auto" w:fill="FFFFFF"/>
          <w:rPrChange w:id="789" w:author="Usuario-1" w:date="2025-01-14T20:26:00Z">
            <w:rPr>
              <w:rFonts w:cs="Arial"/>
              <w:sz w:val="27"/>
              <w:szCs w:val="27"/>
              <w:shd w:val="clear" w:color="auto" w:fill="FFFFFF"/>
            </w:rPr>
          </w:rPrChange>
        </w:rPr>
        <w:t>se quede en el subconsciente del receptor</w:t>
      </w:r>
      <w:r w:rsidRPr="00D86EB7">
        <w:rPr>
          <w:rFonts w:cs="Arial"/>
          <w:sz w:val="27"/>
          <w:szCs w:val="27"/>
          <w:shd w:val="clear" w:color="auto" w:fill="FFFFFF"/>
        </w:rPr>
        <w:t>.</w:t>
      </w:r>
      <w:r w:rsidRPr="00D86EB7">
        <w:rPr>
          <w:rStyle w:val="uv3um"/>
          <w:rFonts w:cs="Arial"/>
          <w:sz w:val="27"/>
          <w:szCs w:val="27"/>
          <w:shd w:val="clear" w:color="auto" w:fill="FFFFFF"/>
        </w:rPr>
        <w:t> </w:t>
      </w:r>
    </w:p>
    <w:p w14:paraId="4514BD50" w14:textId="77777777" w:rsidR="005A75A8" w:rsidRDefault="005A75A8" w:rsidP="00FE20A4">
      <w:pPr>
        <w:rPr>
          <w:ins w:id="790" w:author="Usuario-1" w:date="2025-01-22T17:31:00Z"/>
          <w:rStyle w:val="uv3um"/>
          <w:rFonts w:cs="Arial"/>
          <w:sz w:val="27"/>
          <w:szCs w:val="27"/>
          <w:shd w:val="clear" w:color="auto" w:fill="FFFFFF"/>
        </w:rPr>
      </w:pPr>
      <w:ins w:id="791" w:author="Usuario-1" w:date="2025-01-22T17:31:00Z">
        <w:r>
          <w:rPr>
            <w:rStyle w:val="uv3um"/>
            <w:rFonts w:cs="Arial"/>
            <w:sz w:val="27"/>
            <w:szCs w:val="27"/>
            <w:shd w:val="clear" w:color="auto" w:fill="FFFFFF"/>
          </w:rPr>
          <w:t>Apelar a:</w:t>
        </w:r>
      </w:ins>
    </w:p>
    <w:p w14:paraId="3E811FC2" w14:textId="3562FAE4" w:rsidR="005A75A8" w:rsidRDefault="005A75A8" w:rsidP="005A75A8">
      <w:pPr>
        <w:ind w:firstLine="708"/>
        <w:rPr>
          <w:ins w:id="792" w:author="Usuario-1" w:date="2025-01-22T17:31:00Z"/>
          <w:rStyle w:val="uv3um"/>
          <w:rFonts w:cs="Arial"/>
          <w:sz w:val="27"/>
          <w:szCs w:val="27"/>
          <w:shd w:val="clear" w:color="auto" w:fill="FFFFFF"/>
        </w:rPr>
      </w:pPr>
      <w:ins w:id="793" w:author="Usuario-1" w:date="2025-01-22T17:31:00Z">
        <w:r>
          <w:rPr>
            <w:rStyle w:val="uv3um"/>
            <w:rFonts w:cs="Arial"/>
            <w:sz w:val="27"/>
            <w:szCs w:val="27"/>
            <w:shd w:val="clear" w:color="auto" w:fill="FFFFFF"/>
          </w:rPr>
          <w:t>Aprecio sobre la mascota</w:t>
        </w:r>
      </w:ins>
    </w:p>
    <w:p w14:paraId="313FDCAA" w14:textId="1A8B147B" w:rsidR="005A75A8" w:rsidRDefault="005A75A8" w:rsidP="005A75A8">
      <w:pPr>
        <w:ind w:firstLine="708"/>
        <w:rPr>
          <w:ins w:id="794" w:author="Usuario-1" w:date="2025-01-22T17:31:00Z"/>
          <w:rStyle w:val="uv3um"/>
          <w:rFonts w:cs="Arial"/>
          <w:sz w:val="27"/>
          <w:szCs w:val="27"/>
          <w:shd w:val="clear" w:color="auto" w:fill="FFFFFF"/>
        </w:rPr>
      </w:pPr>
      <w:ins w:id="795" w:author="Usuario-1" w:date="2025-01-22T17:31:00Z">
        <w:r>
          <w:rPr>
            <w:rStyle w:val="uv3um"/>
            <w:rFonts w:cs="Arial"/>
            <w:sz w:val="27"/>
            <w:szCs w:val="27"/>
            <w:shd w:val="clear" w:color="auto" w:fill="FFFFFF"/>
          </w:rPr>
          <w:t xml:space="preserve">Lo </w:t>
        </w:r>
        <w:proofErr w:type="gramStart"/>
        <w:r>
          <w:rPr>
            <w:rStyle w:val="uv3um"/>
            <w:rFonts w:cs="Arial"/>
            <w:sz w:val="27"/>
            <w:szCs w:val="27"/>
            <w:shd w:val="clear" w:color="auto" w:fill="FFFFFF"/>
          </w:rPr>
          <w:t>bien  que</w:t>
        </w:r>
        <w:proofErr w:type="gramEnd"/>
        <w:r>
          <w:rPr>
            <w:rStyle w:val="uv3um"/>
            <w:rFonts w:cs="Arial"/>
            <w:sz w:val="27"/>
            <w:szCs w:val="27"/>
            <w:shd w:val="clear" w:color="auto" w:fill="FFFFFF"/>
          </w:rPr>
          <w:t xml:space="preserve"> se ve atendiendo a la mascota</w:t>
        </w:r>
      </w:ins>
    </w:p>
    <w:p w14:paraId="649D82C8" w14:textId="3E15CD17" w:rsidR="005A75A8" w:rsidRDefault="005A75A8" w:rsidP="005A75A8">
      <w:pPr>
        <w:ind w:firstLine="708"/>
        <w:rPr>
          <w:ins w:id="796" w:author="Usuario-1" w:date="2025-01-22T17:31:00Z"/>
          <w:rStyle w:val="uv3um"/>
          <w:rFonts w:cs="Arial"/>
          <w:sz w:val="27"/>
          <w:szCs w:val="27"/>
          <w:shd w:val="clear" w:color="auto" w:fill="FFFFFF"/>
        </w:rPr>
      </w:pPr>
      <w:ins w:id="797" w:author="Usuario-1" w:date="2025-01-22T17:31:00Z">
        <w:r>
          <w:rPr>
            <w:rStyle w:val="uv3um"/>
            <w:rFonts w:cs="Arial"/>
            <w:sz w:val="27"/>
            <w:szCs w:val="27"/>
            <w:shd w:val="clear" w:color="auto" w:fill="FFFFFF"/>
          </w:rPr>
          <w:t>Lo feliz que se ve la mascota</w:t>
        </w:r>
      </w:ins>
    </w:p>
    <w:p w14:paraId="6569B023" w14:textId="29F4F356" w:rsidR="005A75A8" w:rsidRDefault="005A75A8">
      <w:pPr>
        <w:ind w:firstLine="708"/>
        <w:rPr>
          <w:ins w:id="798" w:author="Usuario-1" w:date="2025-01-22T17:31:00Z"/>
          <w:rStyle w:val="uv3um"/>
          <w:rFonts w:cs="Arial"/>
          <w:sz w:val="27"/>
          <w:szCs w:val="27"/>
          <w:shd w:val="clear" w:color="auto" w:fill="FFFFFF"/>
        </w:rPr>
        <w:pPrChange w:id="799" w:author="Usuario-1" w:date="2025-01-22T17:31:00Z">
          <w:pPr/>
        </w:pPrChange>
      </w:pPr>
      <w:ins w:id="800" w:author="Usuario-1" w:date="2025-01-22T17:31:00Z">
        <w:r>
          <w:rPr>
            <w:rStyle w:val="uv3um"/>
            <w:rFonts w:cs="Arial"/>
            <w:sz w:val="27"/>
            <w:szCs w:val="27"/>
            <w:shd w:val="clear" w:color="auto" w:fill="FFFFFF"/>
          </w:rPr>
          <w:t>Lo</w:t>
        </w:r>
      </w:ins>
      <w:ins w:id="801" w:author="Usuario-1" w:date="2025-01-22T17:32:00Z">
        <w:r>
          <w:rPr>
            <w:rStyle w:val="uv3um"/>
            <w:rFonts w:cs="Arial"/>
            <w:sz w:val="27"/>
            <w:szCs w:val="27"/>
            <w:shd w:val="clear" w:color="auto" w:fill="FFFFFF"/>
          </w:rPr>
          <w:t xml:space="preserve"> importante para el bienestar del animal</w:t>
        </w:r>
      </w:ins>
    </w:p>
    <w:p w14:paraId="77324B4B" w14:textId="36243890" w:rsidR="005A75A8" w:rsidRDefault="005A75A8" w:rsidP="00FE20A4">
      <w:pPr>
        <w:rPr>
          <w:ins w:id="802" w:author="Usuario-1" w:date="2025-01-09T18:41:00Z"/>
          <w:rStyle w:val="uv3um"/>
          <w:rFonts w:cs="Arial"/>
          <w:sz w:val="27"/>
          <w:szCs w:val="27"/>
          <w:shd w:val="clear" w:color="auto" w:fill="FFFFFF"/>
        </w:rPr>
      </w:pPr>
    </w:p>
    <w:p w14:paraId="60DFAA4F" w14:textId="7F958B69" w:rsidR="007B5225" w:rsidRDefault="007B5225" w:rsidP="00FE20A4">
      <w:pPr>
        <w:rPr>
          <w:ins w:id="803" w:author="Usuario-1" w:date="2025-01-09T18:41:00Z"/>
          <w:rStyle w:val="uv3um"/>
          <w:rFonts w:cs="Arial"/>
          <w:sz w:val="27"/>
          <w:szCs w:val="27"/>
          <w:shd w:val="clear" w:color="auto" w:fill="FFFFFF"/>
        </w:rPr>
      </w:pPr>
    </w:p>
    <w:p w14:paraId="278301A7" w14:textId="22C5C490" w:rsidR="007B5225" w:rsidRPr="007B5225" w:rsidRDefault="0020086A">
      <w:pPr>
        <w:shd w:val="clear" w:color="auto" w:fill="FFFFFF"/>
        <w:spacing w:before="375" w:after="0" w:line="312" w:lineRule="atLeast"/>
        <w:outlineLvl w:val="1"/>
        <w:rPr>
          <w:ins w:id="804" w:author="Usuario-1" w:date="2025-01-09T18:42:00Z"/>
          <w:rFonts w:ascii="Helvetica" w:eastAsia="Times New Roman" w:hAnsi="Helvetica" w:cs="Helvetica"/>
          <w:color w:val="292929"/>
          <w:sz w:val="41"/>
          <w:szCs w:val="41"/>
          <w:lang w:eastAsia="es-CO"/>
        </w:rPr>
      </w:pPr>
      <w:ins w:id="805" w:author="Usuario-1" w:date="2025-01-14T20:27:00Z">
        <w:r>
          <w:rPr>
            <w:rFonts w:ascii="Helvetica" w:eastAsia="Times New Roman" w:hAnsi="Helvetica" w:cs="Helvetica"/>
            <w:color w:val="292929"/>
            <w:sz w:val="41"/>
            <w:szCs w:val="41"/>
            <w:lang w:eastAsia="es-CO"/>
          </w:rPr>
          <w:lastRenderedPageBreak/>
          <w:t>*****</w:t>
        </w:r>
      </w:ins>
      <w:ins w:id="806" w:author="Usuario-1" w:date="2025-01-09T18:42:00Z">
        <w:r w:rsidR="007B5225" w:rsidRPr="007B5225">
          <w:rPr>
            <w:rFonts w:ascii="Helvetica" w:eastAsia="Times New Roman" w:hAnsi="Helvetica" w:cs="Helvetica"/>
            <w:color w:val="292929"/>
            <w:sz w:val="41"/>
            <w:szCs w:val="41"/>
            <w:lang w:eastAsia="es-CO"/>
          </w:rPr>
          <w:t>¿Cómo Pueden las Marcas Adaptarse al Consumo Sostenible en 2025?</w:t>
        </w:r>
      </w:ins>
    </w:p>
    <w:p w14:paraId="67E33603" w14:textId="6E59D268" w:rsidR="007B5225" w:rsidRPr="007B5225" w:rsidRDefault="007B5225">
      <w:pPr>
        <w:pStyle w:val="Prrafodelista"/>
        <w:numPr>
          <w:ilvl w:val="0"/>
          <w:numId w:val="5"/>
        </w:numPr>
        <w:shd w:val="clear" w:color="auto" w:fill="FFFFFF"/>
        <w:spacing w:before="375" w:after="0" w:line="312" w:lineRule="atLeast"/>
        <w:ind w:left="1701"/>
        <w:outlineLvl w:val="2"/>
        <w:rPr>
          <w:ins w:id="807" w:author="Usuario-1" w:date="2025-01-09T18:42:00Z"/>
          <w:rFonts w:eastAsia="Times New Roman" w:cs="Arial"/>
          <w:color w:val="292929"/>
          <w:sz w:val="34"/>
          <w:szCs w:val="34"/>
          <w:lang w:eastAsia="es-CO"/>
          <w:rPrChange w:id="808" w:author="Usuario-1" w:date="2025-01-09T18:43:00Z">
            <w:rPr>
              <w:ins w:id="809" w:author="Usuario-1" w:date="2025-01-09T18:42:00Z"/>
              <w:lang w:eastAsia="es-CO"/>
            </w:rPr>
          </w:rPrChange>
        </w:rPr>
        <w:pPrChange w:id="810" w:author="Usuario-1" w:date="2025-01-09T18:43:00Z">
          <w:pPr>
            <w:shd w:val="clear" w:color="auto" w:fill="FFFFFF"/>
            <w:spacing w:before="375" w:after="0" w:line="312" w:lineRule="atLeast"/>
            <w:outlineLvl w:val="2"/>
          </w:pPr>
        </w:pPrChange>
      </w:pPr>
      <w:ins w:id="811" w:author="Usuario-1" w:date="2025-01-09T18:42:00Z">
        <w:r w:rsidRPr="007B5225">
          <w:rPr>
            <w:rFonts w:eastAsia="Times New Roman" w:cs="Arial"/>
            <w:color w:val="292929"/>
            <w:sz w:val="34"/>
            <w:szCs w:val="34"/>
            <w:lang w:eastAsia="es-CO"/>
            <w:rPrChange w:id="812" w:author="Usuario-1" w:date="2025-01-09T18:43:00Z">
              <w:rPr>
                <w:lang w:eastAsia="es-CO"/>
              </w:rPr>
            </w:rPrChange>
          </w:rPr>
          <w:t>Integración de Innovaciones Sostenibles</w:t>
        </w:r>
      </w:ins>
      <w:ins w:id="813" w:author="Usuario-1" w:date="2025-01-09T18:44:00Z">
        <w:r>
          <w:rPr>
            <w:rFonts w:eastAsia="Times New Roman" w:cs="Arial"/>
            <w:color w:val="292929"/>
            <w:sz w:val="34"/>
            <w:szCs w:val="34"/>
            <w:lang w:eastAsia="es-CO"/>
          </w:rPr>
          <w:t xml:space="preserve">: </w:t>
        </w:r>
        <w:r>
          <w:rPr>
            <w:rFonts w:ascii="Helvetica" w:hAnsi="Helvetica" w:cs="Helvetica"/>
            <w:color w:val="3E3E3E"/>
            <w:sz w:val="26"/>
            <w:szCs w:val="26"/>
            <w:shd w:val="clear" w:color="auto" w:fill="FFFFFF"/>
          </w:rPr>
          <w:t>como el uso de materiales reciclados, empaques biodegradables y procesos de producción menos contaminantes</w:t>
        </w:r>
      </w:ins>
    </w:p>
    <w:p w14:paraId="754AC717" w14:textId="47F9599E" w:rsidR="007B5225" w:rsidRPr="007B5225" w:rsidRDefault="007B5225">
      <w:pPr>
        <w:pStyle w:val="Ttulo3"/>
        <w:numPr>
          <w:ilvl w:val="0"/>
          <w:numId w:val="5"/>
        </w:numPr>
        <w:ind w:left="1701"/>
        <w:rPr>
          <w:ins w:id="814" w:author="Usuario-1" w:date="2025-01-09T18:42:00Z"/>
          <w:color w:val="292929"/>
          <w:sz w:val="34"/>
          <w:szCs w:val="34"/>
          <w:rPrChange w:id="815" w:author="Usuario-1" w:date="2025-01-09T18:43:00Z">
            <w:rPr>
              <w:ins w:id="816" w:author="Usuario-1" w:date="2025-01-09T18:42:00Z"/>
              <w:rFonts w:ascii="Helvetica" w:hAnsi="Helvetica" w:cs="Helvetica"/>
              <w:b w:val="0"/>
              <w:bCs w:val="0"/>
              <w:color w:val="292929"/>
              <w:sz w:val="34"/>
              <w:szCs w:val="34"/>
            </w:rPr>
          </w:rPrChange>
        </w:rPr>
        <w:pPrChange w:id="817" w:author="Usuario-1" w:date="2025-01-21T18:30:00Z">
          <w:pPr>
            <w:pStyle w:val="Ttulo3"/>
            <w:shd w:val="clear" w:color="auto" w:fill="FFFFFF"/>
            <w:spacing w:before="375" w:beforeAutospacing="0" w:after="0" w:afterAutospacing="0" w:line="312" w:lineRule="atLeast"/>
          </w:pPr>
        </w:pPrChange>
      </w:pPr>
      <w:ins w:id="818" w:author="Usuario-1" w:date="2025-01-09T18:42:00Z">
        <w:r w:rsidRPr="007B5225">
          <w:rPr>
            <w:color w:val="292929"/>
            <w:sz w:val="34"/>
            <w:szCs w:val="34"/>
            <w:rPrChange w:id="819" w:author="Usuario-1" w:date="2025-01-09T18:43:00Z">
              <w:rPr>
                <w:rFonts w:ascii="Helvetica" w:hAnsi="Helvetica" w:cs="Helvetica"/>
                <w:b w:val="0"/>
                <w:bCs w:val="0"/>
                <w:color w:val="292929"/>
                <w:sz w:val="34"/>
                <w:szCs w:val="34"/>
              </w:rPr>
            </w:rPrChange>
          </w:rPr>
          <w:t xml:space="preserve">Educación del Consumidor: Fomentando la Confianza y Lealtad: </w:t>
        </w:r>
        <w:r w:rsidRPr="007B5225">
          <w:rPr>
            <w:shd w:val="clear" w:color="auto" w:fill="FFFFFF"/>
            <w:rPrChange w:id="820" w:author="Usuario-1" w:date="2025-01-09T18:43:00Z">
              <w:rPr>
                <w:rFonts w:ascii="Helvetica" w:hAnsi="Helvetica" w:cs="Helvetica"/>
                <w:color w:val="3E3E3E"/>
                <w:sz w:val="26"/>
                <w:szCs w:val="26"/>
                <w:shd w:val="clear" w:color="auto" w:fill="FFFFFF"/>
              </w:rPr>
            </w:rPrChange>
          </w:rPr>
          <w:t>El consumidor consciente necesita estar informado sobre cómo sus decisiones de compra</w:t>
        </w:r>
      </w:ins>
    </w:p>
    <w:p w14:paraId="300610A8" w14:textId="2E7A4495" w:rsidR="007B5225" w:rsidRPr="007B5225" w:rsidRDefault="007B5225">
      <w:pPr>
        <w:pStyle w:val="Ttulo3"/>
        <w:numPr>
          <w:ilvl w:val="0"/>
          <w:numId w:val="5"/>
        </w:numPr>
        <w:ind w:left="1701"/>
        <w:rPr>
          <w:ins w:id="821" w:author="Usuario-1" w:date="2025-01-09T18:43:00Z"/>
          <w:rPrChange w:id="822" w:author="Usuario-1" w:date="2025-01-09T18:43:00Z">
            <w:rPr>
              <w:ins w:id="823" w:author="Usuario-1" w:date="2025-01-09T18:43:00Z"/>
              <w:rFonts w:ascii="Helvetica" w:hAnsi="Helvetica" w:cs="Helvetica"/>
              <w:b w:val="0"/>
              <w:bCs w:val="0"/>
              <w:color w:val="292929"/>
              <w:sz w:val="34"/>
              <w:szCs w:val="34"/>
            </w:rPr>
          </w:rPrChange>
        </w:rPr>
        <w:pPrChange w:id="824" w:author="Usuario-1" w:date="2025-01-21T18:30:00Z">
          <w:pPr>
            <w:pStyle w:val="Ttulo3"/>
            <w:shd w:val="clear" w:color="auto" w:fill="FFFFFF"/>
            <w:spacing w:before="375" w:beforeAutospacing="0" w:after="0" w:afterAutospacing="0" w:line="312" w:lineRule="atLeast"/>
          </w:pPr>
        </w:pPrChange>
      </w:pPr>
      <w:ins w:id="825" w:author="Usuario-1" w:date="2025-01-09T18:43:00Z">
        <w:r w:rsidRPr="007B5225">
          <w:rPr>
            <w:rPrChange w:id="826" w:author="Usuario-1" w:date="2025-01-09T18:43:00Z">
              <w:rPr>
                <w:rFonts w:ascii="Helvetica" w:hAnsi="Helvetica" w:cs="Helvetica"/>
                <w:b w:val="0"/>
                <w:bCs w:val="0"/>
                <w:color w:val="292929"/>
                <w:sz w:val="34"/>
                <w:szCs w:val="34"/>
              </w:rPr>
            </w:rPrChange>
          </w:rPr>
          <w:t>Colaboración y Certificación: Mejorando la Percepción de la Marca</w:t>
        </w:r>
      </w:ins>
    </w:p>
    <w:p w14:paraId="759054E6" w14:textId="0AE570FA" w:rsidR="007B5225" w:rsidRPr="007B5225" w:rsidRDefault="007B5225">
      <w:pPr>
        <w:pStyle w:val="Ttulo3"/>
        <w:numPr>
          <w:ilvl w:val="0"/>
          <w:numId w:val="5"/>
        </w:numPr>
        <w:ind w:left="1701"/>
        <w:rPr>
          <w:ins w:id="827" w:author="Usuario-1" w:date="2025-01-09T18:43:00Z"/>
          <w:rPrChange w:id="828" w:author="Usuario-1" w:date="2025-01-09T18:43:00Z">
            <w:rPr>
              <w:ins w:id="829" w:author="Usuario-1" w:date="2025-01-09T18:43:00Z"/>
              <w:rFonts w:ascii="Helvetica" w:hAnsi="Helvetica" w:cs="Helvetica"/>
              <w:b w:val="0"/>
              <w:bCs w:val="0"/>
              <w:color w:val="292929"/>
              <w:sz w:val="34"/>
              <w:szCs w:val="34"/>
            </w:rPr>
          </w:rPrChange>
        </w:rPr>
        <w:pPrChange w:id="830" w:author="Usuario-1" w:date="2025-01-21T18:30:00Z">
          <w:pPr>
            <w:pStyle w:val="Ttulo3"/>
            <w:shd w:val="clear" w:color="auto" w:fill="FFFFFF"/>
            <w:spacing w:before="375" w:beforeAutospacing="0" w:after="0" w:afterAutospacing="0" w:line="312" w:lineRule="atLeast"/>
          </w:pPr>
        </w:pPrChange>
      </w:pPr>
      <w:ins w:id="831" w:author="Usuario-1" w:date="2025-01-09T18:43:00Z">
        <w:r w:rsidRPr="007B5225">
          <w:rPr>
            <w:rPrChange w:id="832" w:author="Usuario-1" w:date="2025-01-09T18:43:00Z">
              <w:rPr>
                <w:rFonts w:ascii="Helvetica" w:hAnsi="Helvetica" w:cs="Helvetica"/>
                <w:b w:val="0"/>
                <w:bCs w:val="0"/>
                <w:color w:val="292929"/>
                <w:sz w:val="34"/>
                <w:szCs w:val="34"/>
              </w:rPr>
            </w:rPrChange>
          </w:rPr>
          <w:t>Digitalización y Trazabilidad: Impulsando la Transparencia</w:t>
        </w:r>
      </w:ins>
    </w:p>
    <w:p w14:paraId="09D7D31D" w14:textId="77777777" w:rsidR="007B5225" w:rsidRDefault="007B5225" w:rsidP="00FE20A4">
      <w:pPr>
        <w:rPr>
          <w:rStyle w:val="uv3um"/>
          <w:rFonts w:cs="Arial"/>
          <w:sz w:val="27"/>
          <w:szCs w:val="27"/>
          <w:shd w:val="clear" w:color="auto" w:fill="FFFFFF"/>
        </w:rPr>
      </w:pPr>
    </w:p>
    <w:p w14:paraId="4EEBD72B" w14:textId="34199DC7" w:rsidR="002F6B91" w:rsidRDefault="002F6B91" w:rsidP="00D86EB7">
      <w:pPr>
        <w:rPr>
          <w:ins w:id="833" w:author="Usuario-1" w:date="2025-01-21T18:42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r w:rsidRPr="00D05D37">
        <w:rPr>
          <w:rStyle w:val="uv3um"/>
          <w:rFonts w:cs="Arial"/>
          <w:b/>
          <w:bCs/>
          <w:sz w:val="27"/>
          <w:szCs w:val="27"/>
          <w:shd w:val="clear" w:color="auto" w:fill="FFFFFF"/>
          <w:rPrChange w:id="834" w:author="Usuario-1" w:date="2025-01-21T18:42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 xml:space="preserve">Diseñar la estrategia para </w:t>
      </w:r>
      <w:r w:rsidR="00FE20A4" w:rsidRPr="00D05D37">
        <w:rPr>
          <w:rStyle w:val="uv3um"/>
          <w:rFonts w:cs="Arial"/>
          <w:b/>
          <w:bCs/>
          <w:sz w:val="27"/>
          <w:szCs w:val="27"/>
          <w:shd w:val="clear" w:color="auto" w:fill="FFFFFF"/>
          <w:rPrChange w:id="835" w:author="Usuario-1" w:date="2025-01-21T18:42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cerrar</w:t>
      </w:r>
      <w:r w:rsidRPr="00D05D37">
        <w:rPr>
          <w:rStyle w:val="uv3um"/>
          <w:rFonts w:cs="Arial"/>
          <w:b/>
          <w:bCs/>
          <w:sz w:val="27"/>
          <w:szCs w:val="27"/>
          <w:shd w:val="clear" w:color="auto" w:fill="FFFFFF"/>
          <w:rPrChange w:id="836" w:author="Usuario-1" w:date="2025-01-21T18:42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 xml:space="preserve"> la venta</w:t>
      </w:r>
    </w:p>
    <w:p w14:paraId="55C69A9B" w14:textId="6EFB0543" w:rsidR="00D05D37" w:rsidRPr="00D05D37" w:rsidRDefault="00D05D37" w:rsidP="00D86EB7">
      <w:pPr>
        <w:rPr>
          <w:ins w:id="837" w:author="Usuario-1" w:date="2025-01-21T18:42:00Z"/>
          <w:rStyle w:val="uv3um"/>
          <w:rFonts w:cs="Arial"/>
          <w:sz w:val="27"/>
          <w:szCs w:val="27"/>
          <w:shd w:val="clear" w:color="auto" w:fill="FFFFFF"/>
          <w:rPrChange w:id="838" w:author="Usuario-1" w:date="2025-01-21T18:42:00Z">
            <w:rPr>
              <w:ins w:id="839" w:author="Usuario-1" w:date="2025-01-21T18:42:00Z"/>
              <w:rStyle w:val="uv3um"/>
              <w:rFonts w:cs="Arial"/>
              <w:b/>
              <w:bCs/>
              <w:sz w:val="27"/>
              <w:szCs w:val="27"/>
              <w:shd w:val="clear" w:color="auto" w:fill="FFFFFF"/>
            </w:rPr>
          </w:rPrChange>
        </w:rPr>
      </w:pPr>
      <w:ins w:id="840" w:author="Usuario-1" w:date="2025-01-21T18:42:00Z"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841" w:author="Usuario-1" w:date="2025-01-21T18:42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  <w:t>Listado de razones para comprar</w:t>
        </w:r>
      </w:ins>
    </w:p>
    <w:p w14:paraId="2F05C9B6" w14:textId="609BD768" w:rsidR="00D05D37" w:rsidRPr="00D05D37" w:rsidRDefault="00D05D37" w:rsidP="00D86EB7">
      <w:pPr>
        <w:rPr>
          <w:ins w:id="842" w:author="Usuario-1" w:date="2025-01-21T18:42:00Z"/>
          <w:rStyle w:val="uv3um"/>
          <w:rFonts w:cs="Arial"/>
          <w:sz w:val="27"/>
          <w:szCs w:val="27"/>
          <w:shd w:val="clear" w:color="auto" w:fill="FFFFFF"/>
          <w:rPrChange w:id="843" w:author="Usuario-1" w:date="2025-01-21T18:42:00Z">
            <w:rPr>
              <w:ins w:id="844" w:author="Usuario-1" w:date="2025-01-21T18:42:00Z"/>
              <w:rStyle w:val="uv3um"/>
              <w:rFonts w:cs="Arial"/>
              <w:b/>
              <w:bCs/>
              <w:sz w:val="27"/>
              <w:szCs w:val="27"/>
              <w:shd w:val="clear" w:color="auto" w:fill="FFFFFF"/>
            </w:rPr>
          </w:rPrChange>
        </w:rPr>
      </w:pPr>
      <w:ins w:id="845" w:author="Usuario-1" w:date="2025-01-21T18:42:00Z"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846" w:author="Usuario-1" w:date="2025-01-21T18:42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  <w:t>Listado de razones para postergar la compra</w:t>
        </w:r>
      </w:ins>
    </w:p>
    <w:p w14:paraId="55A38FA4" w14:textId="77777777" w:rsidR="00D05D37" w:rsidRPr="00D05D37" w:rsidRDefault="00D05D37" w:rsidP="00D86EB7">
      <w:pPr>
        <w:rPr>
          <w:rStyle w:val="uv3um"/>
          <w:rFonts w:cs="Arial"/>
          <w:b/>
          <w:bCs/>
          <w:sz w:val="27"/>
          <w:szCs w:val="27"/>
          <w:shd w:val="clear" w:color="auto" w:fill="FFFFFF"/>
          <w:rPrChange w:id="847" w:author="Usuario-1" w:date="2025-01-21T18:42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</w:pPr>
    </w:p>
    <w:p w14:paraId="7A356178" w14:textId="7ECA5EC4" w:rsidR="002F6B91" w:rsidRDefault="00BF09DF" w:rsidP="00D86EB7">
      <w:pPr>
        <w:rPr>
          <w:ins w:id="848" w:author="Usuario-1" w:date="2025-01-21T18:42:00Z"/>
          <w:rStyle w:val="uv3um"/>
          <w:rFonts w:cs="Arial"/>
          <w:b/>
          <w:bCs/>
          <w:sz w:val="27"/>
          <w:szCs w:val="27"/>
          <w:shd w:val="clear" w:color="auto" w:fill="FFFFFF"/>
        </w:rPr>
      </w:pPr>
      <w:r w:rsidRPr="00D05D37">
        <w:rPr>
          <w:rStyle w:val="uv3um"/>
          <w:rFonts w:cs="Arial"/>
          <w:b/>
          <w:bCs/>
          <w:sz w:val="27"/>
          <w:szCs w:val="27"/>
          <w:shd w:val="clear" w:color="auto" w:fill="FFFFFF"/>
          <w:rPrChange w:id="849" w:author="Usuario-1" w:date="2025-01-21T18:42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>Definir metas</w:t>
      </w:r>
      <w:r w:rsidR="00FE20A4" w:rsidRPr="00D05D37">
        <w:rPr>
          <w:rStyle w:val="uv3um"/>
          <w:rFonts w:cs="Arial"/>
          <w:b/>
          <w:bCs/>
          <w:sz w:val="27"/>
          <w:szCs w:val="27"/>
          <w:shd w:val="clear" w:color="auto" w:fill="FFFFFF"/>
          <w:rPrChange w:id="850" w:author="Usuario-1" w:date="2025-01-21T18:42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  <w:t xml:space="preserve"> por producto y por período de tiempo </w:t>
      </w:r>
    </w:p>
    <w:p w14:paraId="34A27D64" w14:textId="05988EF0" w:rsidR="00D05D37" w:rsidRPr="00D05D37" w:rsidRDefault="00D05D37" w:rsidP="00D86EB7">
      <w:pPr>
        <w:rPr>
          <w:ins w:id="851" w:author="Usuario-1" w:date="2025-01-21T18:42:00Z"/>
          <w:rStyle w:val="uv3um"/>
          <w:rFonts w:cs="Arial"/>
          <w:sz w:val="27"/>
          <w:szCs w:val="27"/>
          <w:shd w:val="clear" w:color="auto" w:fill="FFFFFF"/>
          <w:rPrChange w:id="852" w:author="Usuario-1" w:date="2025-01-21T18:43:00Z">
            <w:rPr>
              <w:ins w:id="853" w:author="Usuario-1" w:date="2025-01-21T18:42:00Z"/>
              <w:rStyle w:val="uv3um"/>
              <w:rFonts w:cs="Arial"/>
              <w:b/>
              <w:bCs/>
              <w:sz w:val="27"/>
              <w:szCs w:val="27"/>
              <w:shd w:val="clear" w:color="auto" w:fill="FFFFFF"/>
            </w:rPr>
          </w:rPrChange>
        </w:rPr>
      </w:pPr>
      <w:ins w:id="854" w:author="Usuario-1" w:date="2025-01-21T18:42:00Z"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855" w:author="Usuario-1" w:date="2025-01-21T18:43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</w:r>
        <w:r w:rsidRPr="00D05D37">
          <w:rPr>
            <w:rStyle w:val="uv3um"/>
            <w:rFonts w:cs="Arial"/>
            <w:sz w:val="27"/>
            <w:szCs w:val="27"/>
            <w:shd w:val="clear" w:color="auto" w:fill="FFFFFF"/>
            <w:rPrChange w:id="856" w:author="Usuario-1" w:date="2025-01-21T18:43:00Z">
              <w:rPr>
                <w:rStyle w:val="uv3um"/>
                <w:rFonts w:cs="Arial"/>
                <w:b/>
                <w:bCs/>
                <w:sz w:val="27"/>
                <w:szCs w:val="27"/>
                <w:shd w:val="clear" w:color="auto" w:fill="FFFFFF"/>
              </w:rPr>
            </w:rPrChange>
          </w:rPr>
          <w:tab/>
          <w:t>Por cada producto definir una meta mensual</w:t>
        </w:r>
      </w:ins>
    </w:p>
    <w:p w14:paraId="48B03B7E" w14:textId="77777777" w:rsidR="00D05D37" w:rsidRPr="00D05D37" w:rsidRDefault="00D05D37" w:rsidP="00D86EB7">
      <w:pPr>
        <w:rPr>
          <w:rStyle w:val="uv3um"/>
          <w:rFonts w:cs="Arial"/>
          <w:b/>
          <w:bCs/>
          <w:sz w:val="27"/>
          <w:szCs w:val="27"/>
          <w:shd w:val="clear" w:color="auto" w:fill="FFFFFF"/>
          <w:rPrChange w:id="857" w:author="Usuario-1" w:date="2025-01-21T18:42:00Z">
            <w:rPr>
              <w:rStyle w:val="uv3um"/>
              <w:rFonts w:cs="Arial"/>
              <w:sz w:val="27"/>
              <w:szCs w:val="27"/>
              <w:shd w:val="clear" w:color="auto" w:fill="FFFFFF"/>
            </w:rPr>
          </w:rPrChange>
        </w:rPr>
      </w:pPr>
    </w:p>
    <w:p w14:paraId="5A48230A" w14:textId="77777777" w:rsidR="00BF09DF" w:rsidRPr="00D86EB7" w:rsidRDefault="00BF09DF" w:rsidP="00D86EB7">
      <w:pPr>
        <w:rPr>
          <w:rStyle w:val="uv3um"/>
          <w:rFonts w:cs="Arial"/>
          <w:sz w:val="27"/>
          <w:szCs w:val="27"/>
          <w:shd w:val="clear" w:color="auto" w:fill="FFFFFF"/>
        </w:rPr>
      </w:pPr>
    </w:p>
    <w:p w14:paraId="3BA21E1E" w14:textId="375B381E" w:rsidR="00775F9F" w:rsidRPr="00D86EB7" w:rsidRDefault="00775F9F" w:rsidP="00775F9F">
      <w:pPr>
        <w:rPr>
          <w:rFonts w:cs="Arial"/>
          <w:b/>
          <w:bCs/>
          <w:sz w:val="28"/>
          <w:szCs w:val="28"/>
          <w:lang w:val="es-MX"/>
        </w:rPr>
      </w:pPr>
      <w:r w:rsidRPr="00D86EB7">
        <w:rPr>
          <w:rFonts w:cs="Arial"/>
          <w:b/>
          <w:bCs/>
          <w:sz w:val="28"/>
          <w:szCs w:val="28"/>
          <w:lang w:val="es-MX"/>
        </w:rPr>
        <w:t>ASPECTOS FINANCIEROS</w:t>
      </w:r>
    </w:p>
    <w:p w14:paraId="7FC7C21B" w14:textId="77777777" w:rsidR="00EE6242" w:rsidRPr="00D86EB7" w:rsidRDefault="00775F9F" w:rsidP="00775F9F">
      <w:pPr>
        <w:rPr>
          <w:rFonts w:cs="Arial"/>
          <w:b/>
          <w:bCs/>
          <w:lang w:val="es-MX"/>
        </w:rPr>
      </w:pPr>
      <w:r w:rsidRPr="00D86EB7">
        <w:rPr>
          <w:rFonts w:cs="Arial"/>
          <w:b/>
          <w:bCs/>
          <w:lang w:val="es-MX"/>
        </w:rPr>
        <w:t xml:space="preserve">PROYECCIONES:   </w:t>
      </w:r>
      <w:r w:rsidRPr="00D86EB7">
        <w:rPr>
          <w:rFonts w:cs="Arial"/>
          <w:b/>
          <w:bCs/>
          <w:lang w:val="es-MX"/>
        </w:rPr>
        <w:tab/>
      </w:r>
    </w:p>
    <w:p w14:paraId="03F57464" w14:textId="60756430" w:rsidR="00EE6242" w:rsidRPr="007B5225" w:rsidRDefault="007705DC" w:rsidP="00775F9F">
      <w:pPr>
        <w:rPr>
          <w:ins w:id="858" w:author="Usuario-1" w:date="2025-01-09T18:46:00Z"/>
          <w:rFonts w:cs="Arial"/>
          <w:b/>
          <w:bCs/>
          <w:lang w:val="es-MX"/>
          <w:rPrChange w:id="859" w:author="Usuario-1" w:date="2025-01-09T18:46:00Z">
            <w:rPr>
              <w:ins w:id="860" w:author="Usuario-1" w:date="2025-01-09T18:46:00Z"/>
              <w:rFonts w:cs="Arial"/>
              <w:lang w:val="es-MX"/>
            </w:rPr>
          </w:rPrChange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 w:rsidRPr="007B5225">
        <w:rPr>
          <w:rFonts w:cs="Arial"/>
          <w:b/>
          <w:bCs/>
          <w:lang w:val="es-MX"/>
          <w:rPrChange w:id="861" w:author="Usuario-1" w:date="2025-01-09T18:46:00Z">
            <w:rPr>
              <w:rFonts w:cs="Arial"/>
              <w:lang w:val="es-MX"/>
            </w:rPr>
          </w:rPrChange>
        </w:rPr>
        <w:t>DE VENTAS</w:t>
      </w:r>
    </w:p>
    <w:p w14:paraId="1291705D" w14:textId="58047811" w:rsidR="007B5225" w:rsidRDefault="007B5225" w:rsidP="00775F9F">
      <w:pPr>
        <w:rPr>
          <w:ins w:id="862" w:author="Usuario-1" w:date="2025-01-09T18:46:00Z"/>
          <w:rFonts w:cs="Arial"/>
          <w:lang w:val="es-MX"/>
        </w:rPr>
      </w:pPr>
      <w:ins w:id="863" w:author="Usuario-1" w:date="2025-01-09T18:46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En cantidad</w:t>
        </w:r>
      </w:ins>
    </w:p>
    <w:p w14:paraId="3E7F16BE" w14:textId="5E337619" w:rsidR="007B5225" w:rsidRPr="00D86EB7" w:rsidRDefault="007B5225" w:rsidP="00775F9F">
      <w:pPr>
        <w:rPr>
          <w:rFonts w:cs="Arial"/>
          <w:lang w:val="es-MX"/>
        </w:rPr>
      </w:pPr>
      <w:ins w:id="864" w:author="Usuario-1" w:date="2025-01-09T18:46:00Z">
        <w:r>
          <w:rPr>
            <w:rFonts w:cs="Arial"/>
            <w:lang w:val="es-MX"/>
          </w:rPr>
          <w:lastRenderedPageBreak/>
          <w:tab/>
        </w:r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En valor</w:t>
        </w:r>
      </w:ins>
    </w:p>
    <w:p w14:paraId="51F0D346" w14:textId="170F3B0F" w:rsidR="00775F9F" w:rsidRPr="002F6B91" w:rsidRDefault="00775F9F" w:rsidP="00EE6242">
      <w:pPr>
        <w:ind w:left="1416" w:firstLine="708"/>
        <w:rPr>
          <w:rFonts w:cs="Arial"/>
          <w:b/>
          <w:bCs/>
          <w:lang w:val="es-MX"/>
        </w:rPr>
      </w:pPr>
      <w:r w:rsidRPr="002F6B91">
        <w:rPr>
          <w:rFonts w:cs="Arial"/>
          <w:b/>
          <w:bCs/>
          <w:lang w:val="es-MX"/>
        </w:rPr>
        <w:t>FLUJO DE CAJA</w:t>
      </w:r>
      <w:r w:rsidR="002F6B91" w:rsidRPr="002F6B91">
        <w:rPr>
          <w:rFonts w:cs="Arial"/>
          <w:b/>
          <w:bCs/>
          <w:lang w:val="es-MX"/>
        </w:rPr>
        <w:t>:</w:t>
      </w:r>
    </w:p>
    <w:p w14:paraId="3E595FAD" w14:textId="12971962" w:rsidR="002F6B91" w:rsidRPr="0020086A" w:rsidRDefault="002F6B91" w:rsidP="00EE6242">
      <w:pPr>
        <w:ind w:left="1416" w:firstLine="708"/>
        <w:rPr>
          <w:rFonts w:cs="Arial"/>
          <w:b/>
          <w:bCs/>
          <w:lang w:val="es-MX"/>
          <w:rPrChange w:id="865" w:author="Usuario-1" w:date="2025-01-14T20:27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66" w:author="Usuario-1" w:date="2025-01-14T20:27:00Z">
            <w:rPr>
              <w:rFonts w:cs="Arial"/>
              <w:lang w:val="es-MX"/>
            </w:rPr>
          </w:rPrChange>
        </w:rPr>
        <w:tab/>
        <w:t>INGRESOS</w:t>
      </w:r>
      <w:r w:rsidR="007705DC" w:rsidRPr="0020086A">
        <w:rPr>
          <w:rFonts w:cs="Arial"/>
          <w:b/>
          <w:bCs/>
          <w:lang w:val="es-MX"/>
          <w:rPrChange w:id="867" w:author="Usuario-1" w:date="2025-01-14T20:27:00Z">
            <w:rPr>
              <w:rFonts w:cs="Arial"/>
              <w:lang w:val="es-MX"/>
            </w:rPr>
          </w:rPrChange>
        </w:rPr>
        <w:t xml:space="preserve">:  </w:t>
      </w:r>
    </w:p>
    <w:p w14:paraId="49B58CAF" w14:textId="450EF49E" w:rsidR="007705DC" w:rsidRPr="007705DC" w:rsidRDefault="007705DC" w:rsidP="00EE6242">
      <w:pPr>
        <w:ind w:left="1416" w:firstLine="708"/>
        <w:rPr>
          <w:rFonts w:cs="Arial"/>
          <w:sz w:val="20"/>
          <w:szCs w:val="20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 w:rsidRPr="007705DC">
        <w:rPr>
          <w:rFonts w:cs="Arial"/>
          <w:sz w:val="20"/>
          <w:szCs w:val="20"/>
          <w:lang w:val="es-MX"/>
        </w:rPr>
        <w:t>PRECIO DE VENTA * CANTIDADES PROYECTADAS</w:t>
      </w:r>
    </w:p>
    <w:p w14:paraId="3AB5CEE4" w14:textId="6FA076CA" w:rsidR="002F6B91" w:rsidRPr="0020086A" w:rsidRDefault="002F6B91" w:rsidP="00EE6242">
      <w:pPr>
        <w:ind w:left="1416" w:firstLine="708"/>
        <w:rPr>
          <w:rFonts w:cs="Arial"/>
          <w:b/>
          <w:bCs/>
          <w:lang w:val="es-MX"/>
          <w:rPrChange w:id="868" w:author="Usuario-1" w:date="2025-01-14T20:27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69" w:author="Usuario-1" w:date="2025-01-14T20:27:00Z">
            <w:rPr>
              <w:rFonts w:cs="Arial"/>
              <w:lang w:val="es-MX"/>
            </w:rPr>
          </w:rPrChange>
        </w:rPr>
        <w:tab/>
        <w:t>GASTOS</w:t>
      </w:r>
    </w:p>
    <w:p w14:paraId="79FA0A8E" w14:textId="0619475A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PRECIO DE COMPRA</w:t>
      </w:r>
    </w:p>
    <w:p w14:paraId="12D30EA8" w14:textId="68E47BDF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PUBLICIDAD</w:t>
      </w:r>
    </w:p>
    <w:p w14:paraId="18A489DF" w14:textId="77777777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 xml:space="preserve">GASTOS ADMINISTRATIVOS </w:t>
      </w:r>
    </w:p>
    <w:p w14:paraId="2070F92C" w14:textId="596948F7" w:rsidR="007705DC" w:rsidRDefault="007705DC" w:rsidP="007705DC">
      <w:pPr>
        <w:ind w:left="2832" w:firstLine="708"/>
        <w:rPr>
          <w:rFonts w:cs="Arial"/>
          <w:lang w:val="es-MX"/>
        </w:rPr>
      </w:pPr>
      <w:r>
        <w:rPr>
          <w:rFonts w:cs="Arial"/>
          <w:lang w:val="es-MX"/>
        </w:rPr>
        <w:t>GASTOS LOGISTICOS</w:t>
      </w:r>
    </w:p>
    <w:p w14:paraId="07873B86" w14:textId="2F6C4430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GASTOS LEGALES</w:t>
      </w:r>
    </w:p>
    <w:p w14:paraId="6780ABA5" w14:textId="32887D93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GASTOS FINANCIEROS</w:t>
      </w:r>
    </w:p>
    <w:p w14:paraId="39462D3F" w14:textId="77777777" w:rsidR="007705DC" w:rsidRDefault="007705DC" w:rsidP="00EE6242">
      <w:pPr>
        <w:ind w:left="1416" w:firstLine="708"/>
        <w:rPr>
          <w:rFonts w:cs="Arial"/>
          <w:lang w:val="es-MX"/>
        </w:rPr>
      </w:pPr>
    </w:p>
    <w:p w14:paraId="13833348" w14:textId="09AB9A88" w:rsidR="002F6B91" w:rsidRPr="0020086A" w:rsidRDefault="002F6B91" w:rsidP="00EE6242">
      <w:pPr>
        <w:ind w:left="1416" w:firstLine="708"/>
        <w:rPr>
          <w:rFonts w:cs="Arial"/>
          <w:b/>
          <w:bCs/>
          <w:lang w:val="es-MX"/>
          <w:rPrChange w:id="870" w:author="Usuario-1" w:date="2025-01-14T20:27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71" w:author="Usuario-1" w:date="2025-01-14T20:27:00Z">
            <w:rPr>
              <w:rFonts w:cs="Arial"/>
              <w:lang w:val="es-MX"/>
            </w:rPr>
          </w:rPrChange>
        </w:rPr>
        <w:tab/>
        <w:t>IMPUESTOS</w:t>
      </w:r>
      <w:r w:rsidR="007705DC" w:rsidRPr="0020086A">
        <w:rPr>
          <w:rFonts w:cs="Arial"/>
          <w:b/>
          <w:bCs/>
          <w:lang w:val="es-MX"/>
          <w:rPrChange w:id="872" w:author="Usuario-1" w:date="2025-01-14T20:27:00Z">
            <w:rPr>
              <w:rFonts w:cs="Arial"/>
              <w:lang w:val="es-MX"/>
            </w:rPr>
          </w:rPrChange>
        </w:rPr>
        <w:t>:</w:t>
      </w:r>
    </w:p>
    <w:p w14:paraId="175414BF" w14:textId="533EA62E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SOBRE LAS VENTAS</w:t>
      </w:r>
    </w:p>
    <w:p w14:paraId="257A1E76" w14:textId="7787E2AF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IVA</w:t>
      </w:r>
    </w:p>
    <w:p w14:paraId="3310525B" w14:textId="6455A3BE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ICA</w:t>
      </w:r>
    </w:p>
    <w:p w14:paraId="5128B699" w14:textId="0D522FCD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SOBRE LA RENTA</w:t>
      </w:r>
    </w:p>
    <w:p w14:paraId="2500943B" w14:textId="54B5042D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RETENCIONES EN LA FUENTE</w:t>
      </w:r>
    </w:p>
    <w:p w14:paraId="3F6E0A3D" w14:textId="5F8A2F1F" w:rsidR="007705DC" w:rsidRDefault="007705DC" w:rsidP="00EE6242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IMPUESTO DE RENTA</w:t>
      </w:r>
    </w:p>
    <w:p w14:paraId="635237CF" w14:textId="0F08FA9F" w:rsidR="007705DC" w:rsidRPr="0020086A" w:rsidRDefault="002F6B91" w:rsidP="007705DC">
      <w:pPr>
        <w:ind w:left="1416" w:firstLine="708"/>
        <w:rPr>
          <w:rFonts w:cs="Arial"/>
          <w:b/>
          <w:bCs/>
          <w:lang w:val="es-MX"/>
          <w:rPrChange w:id="873" w:author="Usuario-1" w:date="2025-01-14T20:27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74" w:author="Usuario-1" w:date="2025-01-14T20:27:00Z">
            <w:rPr>
              <w:rFonts w:cs="Arial"/>
              <w:lang w:val="es-MX"/>
            </w:rPr>
          </w:rPrChange>
        </w:rPr>
        <w:tab/>
        <w:t>UTILIDAD</w:t>
      </w:r>
    </w:p>
    <w:p w14:paraId="66837050" w14:textId="7121E6DA" w:rsidR="007705DC" w:rsidRDefault="007705DC" w:rsidP="007705DC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INGRESOS - EGRESOS</w:t>
      </w:r>
    </w:p>
    <w:p w14:paraId="5C7BDE62" w14:textId="77777777" w:rsidR="002F6B91" w:rsidRPr="00D86EB7" w:rsidRDefault="002F6B91" w:rsidP="00EE6242">
      <w:pPr>
        <w:ind w:left="1416" w:firstLine="708"/>
        <w:rPr>
          <w:rFonts w:cs="Arial"/>
          <w:lang w:val="es-MX"/>
        </w:rPr>
      </w:pPr>
    </w:p>
    <w:p w14:paraId="30BA09DF" w14:textId="1B86B024" w:rsidR="00775F9F" w:rsidRPr="0020086A" w:rsidRDefault="00775F9F" w:rsidP="00775F9F">
      <w:pPr>
        <w:rPr>
          <w:rFonts w:cs="Arial"/>
          <w:b/>
          <w:bCs/>
          <w:lang w:val="es-MX"/>
          <w:rPrChange w:id="875" w:author="Usuario-1" w:date="2025-01-14T20:27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76" w:author="Usuario-1" w:date="2025-01-14T20:27:00Z">
            <w:rPr>
              <w:rFonts w:cs="Arial"/>
              <w:lang w:val="es-MX"/>
            </w:rPr>
          </w:rPrChange>
        </w:rPr>
        <w:tab/>
      </w:r>
      <w:r w:rsidRPr="0020086A">
        <w:rPr>
          <w:rFonts w:cs="Arial"/>
          <w:b/>
          <w:bCs/>
          <w:lang w:val="es-MX"/>
          <w:rPrChange w:id="877" w:author="Usuario-1" w:date="2025-01-14T20:27:00Z">
            <w:rPr>
              <w:rFonts w:cs="Arial"/>
              <w:lang w:val="es-MX"/>
            </w:rPr>
          </w:rPrChange>
        </w:rPr>
        <w:tab/>
      </w:r>
      <w:r w:rsidRPr="0020086A">
        <w:rPr>
          <w:rFonts w:cs="Arial"/>
          <w:b/>
          <w:bCs/>
          <w:lang w:val="es-MX"/>
          <w:rPrChange w:id="878" w:author="Usuario-1" w:date="2025-01-14T20:27:00Z">
            <w:rPr>
              <w:rFonts w:cs="Arial"/>
              <w:lang w:val="es-MX"/>
            </w:rPr>
          </w:rPrChange>
        </w:rPr>
        <w:tab/>
        <w:t>PUNTO DE EQUILIBRIO</w:t>
      </w:r>
      <w:r w:rsidR="002F6B91" w:rsidRPr="0020086A">
        <w:rPr>
          <w:rFonts w:cs="Arial"/>
          <w:b/>
          <w:bCs/>
          <w:lang w:val="es-MX"/>
          <w:rPrChange w:id="879" w:author="Usuario-1" w:date="2025-01-14T20:27:00Z">
            <w:rPr>
              <w:rFonts w:cs="Arial"/>
              <w:lang w:val="es-MX"/>
            </w:rPr>
          </w:rPrChange>
        </w:rPr>
        <w:t>:</w:t>
      </w:r>
    </w:p>
    <w:p w14:paraId="1920287A" w14:textId="0C78CF8F" w:rsidR="002F6B91" w:rsidRDefault="002F6B91" w:rsidP="00775F9F">
      <w:pPr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EN CANTIDADES</w:t>
      </w:r>
    </w:p>
    <w:p w14:paraId="11BF6237" w14:textId="3AA961CB" w:rsidR="002F6B91" w:rsidRDefault="002F6B91" w:rsidP="00775F9F">
      <w:pPr>
        <w:rPr>
          <w:rFonts w:cs="Arial"/>
          <w:lang w:val="es-MX"/>
        </w:rPr>
      </w:pPr>
      <w:r>
        <w:rPr>
          <w:rFonts w:cs="Arial"/>
          <w:lang w:val="es-MX"/>
        </w:rPr>
        <w:lastRenderedPageBreak/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EN VALOR</w:t>
      </w:r>
    </w:p>
    <w:p w14:paraId="0F197061" w14:textId="77777777" w:rsidR="002F6B91" w:rsidRPr="00D86EB7" w:rsidRDefault="002F6B91" w:rsidP="00775F9F">
      <w:pPr>
        <w:rPr>
          <w:rFonts w:cs="Arial"/>
          <w:lang w:val="es-MX"/>
        </w:rPr>
      </w:pPr>
    </w:p>
    <w:p w14:paraId="64AD84EF" w14:textId="305B0AF3" w:rsidR="002F6B91" w:rsidRDefault="00775F9F" w:rsidP="00775F9F">
      <w:pPr>
        <w:rPr>
          <w:rFonts w:cs="Arial"/>
          <w:lang w:val="es-MX"/>
        </w:rPr>
      </w:pP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</w:r>
    </w:p>
    <w:p w14:paraId="7CFDBECF" w14:textId="3CA23CFF" w:rsidR="00775F9F" w:rsidRPr="0020086A" w:rsidRDefault="002F6B91" w:rsidP="002F6B91">
      <w:pPr>
        <w:ind w:left="1416" w:firstLine="708"/>
        <w:rPr>
          <w:rFonts w:cs="Arial"/>
          <w:b/>
          <w:bCs/>
          <w:lang w:val="es-MX"/>
          <w:rPrChange w:id="880" w:author="Usuario-1" w:date="2025-01-14T20:27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81" w:author="Usuario-1" w:date="2025-01-14T20:27:00Z">
            <w:rPr>
              <w:rFonts w:cs="Arial"/>
              <w:lang w:val="es-MX"/>
            </w:rPr>
          </w:rPrChange>
        </w:rPr>
        <w:t>ESTADOS FINANCIEROS</w:t>
      </w:r>
    </w:p>
    <w:p w14:paraId="370AC998" w14:textId="45D5C958" w:rsidR="007705DC" w:rsidRDefault="007705DC" w:rsidP="002F6B91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  <w:t>BALANCE GENERAL</w:t>
      </w:r>
    </w:p>
    <w:p w14:paraId="359A1241" w14:textId="6F817BBF" w:rsidR="007705DC" w:rsidRDefault="007705DC" w:rsidP="002F6B91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  <w:t>PERDIDAS Y GANANCIAS</w:t>
      </w:r>
    </w:p>
    <w:p w14:paraId="557544C6" w14:textId="759B4D05" w:rsidR="007705DC" w:rsidRPr="00D86EB7" w:rsidRDefault="007705DC" w:rsidP="002F6B91">
      <w:pPr>
        <w:ind w:left="1416" w:firstLine="708"/>
        <w:rPr>
          <w:rFonts w:cs="Arial"/>
          <w:lang w:val="es-MX"/>
        </w:rPr>
      </w:pPr>
      <w:r>
        <w:rPr>
          <w:rFonts w:cs="Arial"/>
          <w:lang w:val="es-MX"/>
        </w:rPr>
        <w:tab/>
        <w:t>FLUJO DE CAJA</w:t>
      </w:r>
    </w:p>
    <w:p w14:paraId="460C99D0" w14:textId="7726934E" w:rsidR="00775F9F" w:rsidRPr="00D86EB7" w:rsidRDefault="00775F9F" w:rsidP="00775F9F">
      <w:pPr>
        <w:rPr>
          <w:rFonts w:cs="Arial"/>
          <w:b/>
          <w:bCs/>
          <w:lang w:val="es-MX"/>
        </w:rPr>
      </w:pPr>
      <w:r w:rsidRPr="00D86EB7">
        <w:rPr>
          <w:rFonts w:cs="Arial"/>
          <w:b/>
          <w:bCs/>
          <w:lang w:val="es-MX"/>
        </w:rPr>
        <w:t>ESTADOS FINANCIEROS</w:t>
      </w:r>
    </w:p>
    <w:p w14:paraId="1DEE12F8" w14:textId="52DEAFE2" w:rsidR="00775F9F" w:rsidRPr="00D86EB7" w:rsidRDefault="00775F9F" w:rsidP="00775F9F">
      <w:pPr>
        <w:rPr>
          <w:rFonts w:cs="Arial"/>
          <w:lang w:val="es-MX"/>
        </w:rPr>
      </w:pP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  <w:t>BALANCE GENERAL</w:t>
      </w:r>
    </w:p>
    <w:p w14:paraId="440E5B46" w14:textId="7F3910BE" w:rsidR="00775F9F" w:rsidRPr="00D86EB7" w:rsidRDefault="00775F9F" w:rsidP="00775F9F">
      <w:pPr>
        <w:rPr>
          <w:rFonts w:cs="Arial"/>
          <w:lang w:val="es-MX"/>
        </w:rPr>
      </w:pP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  <w:t>ESTADO DE PERDIDAS Y GANANCIAS</w:t>
      </w:r>
    </w:p>
    <w:p w14:paraId="4B444BB3" w14:textId="5FC82018" w:rsidR="00775F9F" w:rsidRPr="00D86EB7" w:rsidRDefault="00775F9F" w:rsidP="00775F9F">
      <w:pPr>
        <w:rPr>
          <w:rFonts w:cs="Arial"/>
          <w:lang w:val="es-MX"/>
        </w:rPr>
      </w:pP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</w:r>
      <w:r w:rsidRPr="00D86EB7">
        <w:rPr>
          <w:rFonts w:cs="Arial"/>
          <w:lang w:val="es-MX"/>
        </w:rPr>
        <w:tab/>
        <w:t>FLUJO DE CAJA</w:t>
      </w:r>
    </w:p>
    <w:p w14:paraId="1B841243" w14:textId="77777777" w:rsidR="00775F9F" w:rsidRPr="00D86EB7" w:rsidRDefault="00775F9F" w:rsidP="00775F9F">
      <w:pPr>
        <w:rPr>
          <w:rFonts w:cs="Arial"/>
          <w:lang w:val="es-MX"/>
        </w:rPr>
      </w:pPr>
    </w:p>
    <w:p w14:paraId="0C946969" w14:textId="06A4E043" w:rsidR="00775F9F" w:rsidRPr="00D86EB7" w:rsidRDefault="00EE6242" w:rsidP="00775F9F">
      <w:pPr>
        <w:rPr>
          <w:rFonts w:cs="Arial"/>
          <w:b/>
          <w:bCs/>
          <w:lang w:val="es-MX"/>
        </w:rPr>
      </w:pPr>
      <w:r w:rsidRPr="00D86EB7">
        <w:rPr>
          <w:rFonts w:cs="Arial"/>
          <w:b/>
          <w:bCs/>
          <w:lang w:val="es-MX"/>
        </w:rPr>
        <w:t>SOBRE LA INVERSIÓN</w:t>
      </w:r>
    </w:p>
    <w:p w14:paraId="3E7BFA70" w14:textId="6568D5AE" w:rsidR="00775F9F" w:rsidRDefault="00775F9F" w:rsidP="00775F9F">
      <w:pPr>
        <w:rPr>
          <w:ins w:id="882" w:author="Usuario-1" w:date="2025-01-21T18:54:00Z"/>
          <w:rFonts w:cs="Arial"/>
          <w:lang w:val="es-MX"/>
        </w:rPr>
      </w:pPr>
    </w:p>
    <w:p w14:paraId="01DA6701" w14:textId="1CA7E994" w:rsidR="00C738C3" w:rsidRPr="00D86EB7" w:rsidRDefault="00C738C3">
      <w:pPr>
        <w:pStyle w:val="Ttulo2"/>
        <w:rPr>
          <w:lang w:val="es-MX"/>
        </w:rPr>
        <w:pPrChange w:id="883" w:author="Usuario-1" w:date="2025-01-21T18:55:00Z">
          <w:pPr/>
        </w:pPrChange>
      </w:pPr>
      <w:ins w:id="884" w:author="Usuario-1" w:date="2025-01-21T18:55:00Z">
        <w:r>
          <w:rPr>
            <w:lang w:val="es-MX"/>
          </w:rPr>
          <w:t>PLANEACIÓN DEL PROYECTO</w:t>
        </w:r>
      </w:ins>
    </w:p>
    <w:p w14:paraId="402972A7" w14:textId="55AC7B4D" w:rsidR="000D6E1B" w:rsidRPr="00D86EB7" w:rsidDel="00C738C3" w:rsidRDefault="00E10010">
      <w:pPr>
        <w:pStyle w:val="Ttulo2"/>
        <w:rPr>
          <w:moveFrom w:id="885" w:author="Usuario-1" w:date="2025-01-21T18:54:00Z"/>
          <w:lang w:val="es-MX"/>
        </w:rPr>
        <w:pPrChange w:id="886" w:author="Usuario-1" w:date="2025-01-21T18:54:00Z">
          <w:pPr/>
        </w:pPrChange>
      </w:pPr>
      <w:moveFromRangeStart w:id="887" w:author="Usuario-1" w:date="2025-01-21T18:54:00Z" w:name="move188378103"/>
      <w:moveFrom w:id="888" w:author="Usuario-1" w:date="2025-01-21T18:54:00Z">
        <w:r w:rsidRPr="00D86EB7" w:rsidDel="00C738C3">
          <w:rPr>
            <w:lang w:val="es-MX"/>
          </w:rPr>
          <w:t>PLAN DE ACCIÓN</w:t>
        </w:r>
      </w:moveFrom>
    </w:p>
    <w:moveFromRangeEnd w:id="887"/>
    <w:p w14:paraId="2B84A8B2" w14:textId="2689E814" w:rsidR="00E10010" w:rsidRDefault="00E10010">
      <w:pPr>
        <w:pStyle w:val="Ttulo3"/>
        <w:pPrChange w:id="889" w:author="Usuario-1" w:date="2025-01-21T18:54:00Z">
          <w:pPr/>
        </w:pPrChange>
      </w:pPr>
      <w:r w:rsidRPr="00D86EB7">
        <w:t>ANALISIS DOFA</w:t>
      </w:r>
    </w:p>
    <w:p w14:paraId="1398FF3D" w14:textId="18128109" w:rsidR="00317E39" w:rsidRDefault="00317E39" w:rsidP="00E10010">
      <w:pPr>
        <w:rPr>
          <w:ins w:id="890" w:author="Usuario-1" w:date="2025-01-14T20:28:00Z"/>
          <w:rFonts w:cs="Arial"/>
          <w:b/>
          <w:bCs/>
          <w:lang w:val="es-MX"/>
        </w:rPr>
      </w:pPr>
      <w:r w:rsidRPr="0020086A">
        <w:rPr>
          <w:rFonts w:cs="Arial"/>
          <w:b/>
          <w:bCs/>
          <w:lang w:val="es-MX"/>
          <w:rPrChange w:id="891" w:author="Usuario-1" w:date="2025-01-14T20:28:00Z">
            <w:rPr>
              <w:rFonts w:cs="Arial"/>
              <w:lang w:val="es-MX"/>
            </w:rPr>
          </w:rPrChange>
        </w:rPr>
        <w:tab/>
        <w:t>DEBILIDADES</w:t>
      </w:r>
    </w:p>
    <w:p w14:paraId="18ECFD01" w14:textId="0B3890A0" w:rsidR="0020086A" w:rsidRPr="0020086A" w:rsidRDefault="0020086A" w:rsidP="00E10010">
      <w:pPr>
        <w:rPr>
          <w:rFonts w:cs="Arial"/>
          <w:sz w:val="28"/>
          <w:szCs w:val="28"/>
          <w:lang w:val="es-MX"/>
          <w:rPrChange w:id="892" w:author="Usuario-1" w:date="2025-01-14T20:28:00Z">
            <w:rPr>
              <w:rFonts w:cs="Arial"/>
              <w:lang w:val="es-MX"/>
            </w:rPr>
          </w:rPrChange>
        </w:rPr>
      </w:pPr>
      <w:ins w:id="893" w:author="Usuario-1" w:date="2025-01-14T20:28:00Z">
        <w:r w:rsidRPr="0020086A">
          <w:rPr>
            <w:rFonts w:cs="Arial"/>
            <w:sz w:val="28"/>
            <w:szCs w:val="28"/>
            <w:lang w:val="es-MX"/>
            <w:rPrChange w:id="894" w:author="Usuario-1" w:date="2025-01-14T20:28:00Z">
              <w:rPr>
                <w:rFonts w:cs="Arial"/>
                <w:b/>
                <w:bCs/>
                <w:lang w:val="es-MX"/>
              </w:rPr>
            </w:rPrChange>
          </w:rPr>
          <w:tab/>
        </w:r>
        <w:r w:rsidRPr="0020086A">
          <w:rPr>
            <w:rFonts w:cs="Arial"/>
            <w:sz w:val="28"/>
            <w:szCs w:val="28"/>
            <w:lang w:val="es-MX"/>
            <w:rPrChange w:id="895" w:author="Usuario-1" w:date="2025-01-14T20:28:00Z">
              <w:rPr>
                <w:rFonts w:cs="Arial"/>
                <w:b/>
                <w:bCs/>
                <w:lang w:val="es-MX"/>
              </w:rPr>
            </w:rPrChange>
          </w:rPr>
          <w:tab/>
          <w:t>Recursos financieros disponibles</w:t>
        </w:r>
      </w:ins>
    </w:p>
    <w:p w14:paraId="6199DF31" w14:textId="003652D8" w:rsidR="00317E39" w:rsidRPr="0020086A" w:rsidRDefault="00317E39" w:rsidP="00E10010">
      <w:pPr>
        <w:rPr>
          <w:rFonts w:cs="Arial"/>
          <w:b/>
          <w:bCs/>
          <w:lang w:val="es-MX"/>
          <w:rPrChange w:id="896" w:author="Usuario-1" w:date="2025-01-14T20:28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97" w:author="Usuario-1" w:date="2025-01-14T20:28:00Z">
            <w:rPr>
              <w:rFonts w:cs="Arial"/>
              <w:lang w:val="es-MX"/>
            </w:rPr>
          </w:rPrChange>
        </w:rPr>
        <w:tab/>
        <w:t>AMENAZAS:</w:t>
      </w:r>
    </w:p>
    <w:p w14:paraId="3F14D760" w14:textId="014EDDD0" w:rsidR="00317E39" w:rsidRDefault="00317E39" w:rsidP="00E10010">
      <w:pPr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Competencia con otros proveedores y marcas</w:t>
      </w:r>
    </w:p>
    <w:p w14:paraId="6BE7CD3C" w14:textId="77777777" w:rsidR="00317E39" w:rsidRDefault="00317E39" w:rsidP="00E10010">
      <w:pPr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Tiempos de entrega de productos adquiridos</w:t>
      </w:r>
    </w:p>
    <w:p w14:paraId="49A03646" w14:textId="36B975E0" w:rsidR="00317E39" w:rsidRDefault="00317E39" w:rsidP="00E10010">
      <w:pPr>
        <w:rPr>
          <w:rFonts w:cs="Arial"/>
          <w:lang w:val="es-MX"/>
        </w:rPr>
      </w:pPr>
      <w:r>
        <w:rPr>
          <w:rFonts w:cs="Arial"/>
          <w:lang w:val="es-MX"/>
        </w:rPr>
        <w:tab/>
        <w:t xml:space="preserve"> </w:t>
      </w:r>
    </w:p>
    <w:p w14:paraId="2EDC394F" w14:textId="77777777" w:rsidR="00317E39" w:rsidRDefault="00317E39" w:rsidP="00E10010">
      <w:pPr>
        <w:rPr>
          <w:rFonts w:cs="Arial"/>
          <w:lang w:val="es-MX"/>
        </w:rPr>
      </w:pPr>
    </w:p>
    <w:p w14:paraId="4F8B710D" w14:textId="03EBEE9E" w:rsidR="00317E39" w:rsidRPr="0020086A" w:rsidRDefault="00317E39" w:rsidP="00E10010">
      <w:pPr>
        <w:rPr>
          <w:rFonts w:cs="Arial"/>
          <w:b/>
          <w:bCs/>
          <w:lang w:val="es-MX"/>
          <w:rPrChange w:id="898" w:author="Usuario-1" w:date="2025-01-14T20:28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899" w:author="Usuario-1" w:date="2025-01-14T20:28:00Z">
            <w:rPr>
              <w:rFonts w:cs="Arial"/>
              <w:lang w:val="es-MX"/>
            </w:rPr>
          </w:rPrChange>
        </w:rPr>
        <w:tab/>
        <w:t>OPORTUNIDADES</w:t>
      </w:r>
    </w:p>
    <w:p w14:paraId="0D2DC784" w14:textId="2D6A5CE3" w:rsidR="00317E39" w:rsidRDefault="00317E39" w:rsidP="00E10010">
      <w:pPr>
        <w:rPr>
          <w:rFonts w:cs="Arial"/>
          <w:lang w:val="es-MX"/>
        </w:rPr>
      </w:pPr>
      <w:r>
        <w:rPr>
          <w:rFonts w:cs="Arial"/>
          <w:lang w:val="es-MX"/>
        </w:rPr>
        <w:lastRenderedPageBreak/>
        <w:tab/>
      </w:r>
      <w:r>
        <w:rPr>
          <w:rFonts w:cs="Arial"/>
          <w:lang w:val="es-MX"/>
        </w:rPr>
        <w:tab/>
        <w:t>El 43 por ciento de los hogares de Bogotá, tienen al menos un gato</w:t>
      </w:r>
    </w:p>
    <w:p w14:paraId="647A420F" w14:textId="77777777" w:rsidR="00317E39" w:rsidRDefault="00317E39" w:rsidP="00E10010">
      <w:pPr>
        <w:rPr>
          <w:rFonts w:cs="Arial"/>
          <w:lang w:val="es-MX"/>
        </w:rPr>
      </w:pPr>
    </w:p>
    <w:p w14:paraId="5D75FED2" w14:textId="4145323C" w:rsidR="00317E39" w:rsidRPr="0020086A" w:rsidRDefault="00317E39" w:rsidP="00E10010">
      <w:pPr>
        <w:rPr>
          <w:rFonts w:cs="Arial"/>
          <w:b/>
          <w:bCs/>
          <w:lang w:val="es-MX"/>
          <w:rPrChange w:id="900" w:author="Usuario-1" w:date="2025-01-14T20:28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901" w:author="Usuario-1" w:date="2025-01-14T20:28:00Z">
            <w:rPr>
              <w:rFonts w:cs="Arial"/>
              <w:lang w:val="es-MX"/>
            </w:rPr>
          </w:rPrChange>
        </w:rPr>
        <w:tab/>
        <w:t>FORTALEZAS</w:t>
      </w:r>
    </w:p>
    <w:p w14:paraId="16A4FA25" w14:textId="36511827" w:rsidR="00317E39" w:rsidRDefault="00317E39" w:rsidP="00E10010">
      <w:pPr>
        <w:rPr>
          <w:rFonts w:cs="Arial"/>
          <w:lang w:val="es-MX"/>
        </w:rPr>
      </w:pPr>
      <w:r>
        <w:rPr>
          <w:rFonts w:cs="Arial"/>
          <w:lang w:val="es-MX"/>
        </w:rPr>
        <w:tab/>
      </w:r>
      <w:r>
        <w:rPr>
          <w:rFonts w:cs="Arial"/>
          <w:lang w:val="es-MX"/>
        </w:rPr>
        <w:tab/>
        <w:t>El equipo de trabajo</w:t>
      </w:r>
    </w:p>
    <w:p w14:paraId="3B5A3729" w14:textId="77777777" w:rsidR="00317E39" w:rsidRPr="00D86EB7" w:rsidRDefault="00317E39" w:rsidP="00E10010">
      <w:pPr>
        <w:rPr>
          <w:rFonts w:cs="Arial"/>
          <w:lang w:val="es-MX"/>
        </w:rPr>
      </w:pPr>
    </w:p>
    <w:p w14:paraId="38FD79A3" w14:textId="5780F7AC" w:rsidR="00E10010" w:rsidRPr="0020086A" w:rsidRDefault="00E10010" w:rsidP="00E10010">
      <w:pPr>
        <w:rPr>
          <w:rFonts w:cs="Arial"/>
          <w:b/>
          <w:bCs/>
          <w:lang w:val="es-MX"/>
          <w:rPrChange w:id="902" w:author="Usuario-1" w:date="2025-01-14T20:29:00Z">
            <w:rPr>
              <w:rFonts w:cs="Arial"/>
              <w:lang w:val="es-MX"/>
            </w:rPr>
          </w:rPrChange>
        </w:rPr>
      </w:pPr>
      <w:r w:rsidRPr="0020086A">
        <w:rPr>
          <w:rFonts w:cs="Arial"/>
          <w:b/>
          <w:bCs/>
          <w:lang w:val="es-MX"/>
          <w:rPrChange w:id="903" w:author="Usuario-1" w:date="2025-01-14T20:29:00Z">
            <w:rPr>
              <w:rFonts w:cs="Arial"/>
              <w:lang w:val="es-MX"/>
            </w:rPr>
          </w:rPrChange>
        </w:rPr>
        <w:t>ESTRATEGIAS</w:t>
      </w:r>
    </w:p>
    <w:p w14:paraId="09AA6BF6" w14:textId="77777777" w:rsidR="00BF09DF" w:rsidRPr="00D86EB7" w:rsidRDefault="00BF09DF" w:rsidP="00E10010">
      <w:pPr>
        <w:rPr>
          <w:rFonts w:cs="Arial"/>
          <w:lang w:val="es-MX"/>
        </w:rPr>
      </w:pPr>
    </w:p>
    <w:p w14:paraId="55D19C5F" w14:textId="77777777" w:rsidR="00C738C3" w:rsidRPr="00D86EB7" w:rsidRDefault="00C738C3" w:rsidP="00C738C3">
      <w:pPr>
        <w:pStyle w:val="Ttulo2"/>
        <w:rPr>
          <w:moveTo w:id="904" w:author="Usuario-1" w:date="2025-01-21T18:54:00Z"/>
          <w:lang w:val="es-MX"/>
        </w:rPr>
      </w:pPr>
      <w:moveToRangeStart w:id="905" w:author="Usuario-1" w:date="2025-01-21T18:54:00Z" w:name="move188378103"/>
      <w:moveTo w:id="906" w:author="Usuario-1" w:date="2025-01-21T18:54:00Z">
        <w:r w:rsidRPr="00D86EB7">
          <w:rPr>
            <w:lang w:val="es-MX"/>
          </w:rPr>
          <w:t>PLAN DE ACCIÓN</w:t>
        </w:r>
      </w:moveTo>
    </w:p>
    <w:moveToRangeEnd w:id="905"/>
    <w:p w14:paraId="47916AC1" w14:textId="71BC09D1" w:rsidR="00E10010" w:rsidRPr="00C738C3" w:rsidDel="00C738C3" w:rsidRDefault="00E10010">
      <w:pPr>
        <w:pStyle w:val="Ttulo3"/>
        <w:rPr>
          <w:del w:id="907" w:author="Usuario-1" w:date="2025-01-21T18:54:00Z"/>
          <w:b w:val="0"/>
          <w:bCs w:val="0"/>
          <w:rPrChange w:id="908" w:author="Usuario-1" w:date="2025-01-21T18:56:00Z">
            <w:rPr>
              <w:del w:id="909" w:author="Usuario-1" w:date="2025-01-21T18:54:00Z"/>
              <w:rFonts w:cs="Arial"/>
              <w:b/>
              <w:bCs/>
              <w:sz w:val="28"/>
              <w:szCs w:val="28"/>
              <w:lang w:val="es-MX"/>
            </w:rPr>
          </w:rPrChange>
        </w:rPr>
        <w:pPrChange w:id="910" w:author="Usuario-1" w:date="2025-01-21T18:57:00Z">
          <w:pPr/>
        </w:pPrChange>
      </w:pPr>
      <w:del w:id="911" w:author="Usuario-1" w:date="2025-01-21T18:54:00Z">
        <w:r w:rsidRPr="00C738C3" w:rsidDel="00C738C3">
          <w:rPr>
            <w:b w:val="0"/>
            <w:bCs w:val="0"/>
            <w:rPrChange w:id="912" w:author="Usuario-1" w:date="2025-01-21T18:56:00Z">
              <w:rPr>
                <w:rFonts w:cs="Arial"/>
                <w:b/>
                <w:bCs/>
                <w:sz w:val="28"/>
                <w:szCs w:val="28"/>
                <w:lang w:val="es-MX"/>
              </w:rPr>
            </w:rPrChange>
          </w:rPr>
          <w:delText>PLANEACIÓN DEL PROYECTO</w:delText>
        </w:r>
      </w:del>
    </w:p>
    <w:p w14:paraId="798A696F" w14:textId="7527A5FB" w:rsidR="002F6B91" w:rsidRPr="00ED6C38" w:rsidRDefault="002F6B91">
      <w:pPr>
        <w:pStyle w:val="Ttulo3"/>
        <w:rPr>
          <w:ins w:id="913" w:author="Usuario-1" w:date="2025-01-21T18:55:00Z"/>
        </w:rPr>
        <w:pPrChange w:id="914" w:author="Usuario-1" w:date="2025-01-21T18:57:00Z">
          <w:pPr/>
        </w:pPrChange>
      </w:pPr>
      <w:r w:rsidRPr="00ED6C38">
        <w:tab/>
        <w:t>ACTIVIDADES</w:t>
      </w:r>
      <w:ins w:id="915" w:author="Usuario-1" w:date="2025-01-21T18:55:00Z">
        <w:r w:rsidR="00C738C3" w:rsidRPr="00ED6C38">
          <w:t>:</w:t>
        </w:r>
      </w:ins>
    </w:p>
    <w:p w14:paraId="0D178B18" w14:textId="4553F386" w:rsidR="00C738C3" w:rsidRDefault="00C738C3" w:rsidP="00E10010">
      <w:pPr>
        <w:rPr>
          <w:rFonts w:cs="Arial"/>
          <w:lang w:val="es-MX"/>
        </w:rPr>
      </w:pPr>
      <w:ins w:id="916" w:author="Usuario-1" w:date="2025-01-21T18:55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Por cada uno de los ítems las tareas correspondientes para lograr</w:t>
        </w:r>
      </w:ins>
    </w:p>
    <w:p w14:paraId="53F5613C" w14:textId="40B23359" w:rsidR="002F6B91" w:rsidRPr="00ED6C38" w:rsidRDefault="002F6B91">
      <w:pPr>
        <w:pStyle w:val="Ttulo3"/>
        <w:rPr>
          <w:ins w:id="917" w:author="Usuario-1" w:date="2025-01-21T18:55:00Z"/>
        </w:rPr>
        <w:pPrChange w:id="918" w:author="Usuario-1" w:date="2025-01-21T18:57:00Z">
          <w:pPr/>
        </w:pPrChange>
      </w:pPr>
      <w:r w:rsidRPr="00ED6C38">
        <w:tab/>
        <w:t>CRONOGRAMA</w:t>
      </w:r>
    </w:p>
    <w:p w14:paraId="0F68A4BE" w14:textId="4D3B7BE4" w:rsidR="00C738C3" w:rsidRDefault="00C738C3" w:rsidP="00E10010">
      <w:pPr>
        <w:rPr>
          <w:ins w:id="919" w:author="Usuario-1" w:date="2025-01-21T18:55:00Z"/>
          <w:rFonts w:cs="Arial"/>
          <w:lang w:val="es-MX"/>
        </w:rPr>
      </w:pPr>
      <w:ins w:id="920" w:author="Usuario-1" w:date="2025-01-21T18:55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A cada tarea asignar tiempo</w:t>
        </w:r>
      </w:ins>
    </w:p>
    <w:p w14:paraId="7E0CA859" w14:textId="7FB3FEAB" w:rsidR="00C738C3" w:rsidRDefault="00C738C3" w:rsidP="00E10010">
      <w:pPr>
        <w:rPr>
          <w:ins w:id="921" w:author="Usuario-1" w:date="2025-01-21T18:56:00Z"/>
          <w:rFonts w:cs="Arial"/>
          <w:lang w:val="es-MX"/>
        </w:rPr>
      </w:pPr>
      <w:ins w:id="922" w:author="Usuario-1" w:date="2025-01-21T18:55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Definir ruta crítica</w:t>
        </w:r>
      </w:ins>
    </w:p>
    <w:p w14:paraId="373DF190" w14:textId="5E68FC80" w:rsidR="00C738C3" w:rsidRPr="00ED6C38" w:rsidDel="00C738C3" w:rsidRDefault="00C738C3">
      <w:pPr>
        <w:pStyle w:val="Ttulo3"/>
        <w:rPr>
          <w:del w:id="923" w:author="Usuario-1" w:date="2025-01-21T18:56:00Z"/>
        </w:rPr>
        <w:pPrChange w:id="924" w:author="Usuario-1" w:date="2025-01-21T18:57:00Z">
          <w:pPr/>
        </w:pPrChange>
      </w:pPr>
    </w:p>
    <w:p w14:paraId="0181A8F3" w14:textId="7CAB9682" w:rsidR="002F6B91" w:rsidRPr="00ED6C38" w:rsidRDefault="002F6B91">
      <w:pPr>
        <w:pStyle w:val="Ttulo3"/>
        <w:rPr>
          <w:ins w:id="925" w:author="Usuario-1" w:date="2025-01-21T18:56:00Z"/>
        </w:rPr>
        <w:pPrChange w:id="926" w:author="Usuario-1" w:date="2025-01-21T18:57:00Z">
          <w:pPr/>
        </w:pPrChange>
      </w:pPr>
      <w:r w:rsidRPr="00ED6C38">
        <w:tab/>
        <w:t>PRESUPUESTO</w:t>
      </w:r>
    </w:p>
    <w:p w14:paraId="5DB9FB86" w14:textId="48EA4C05" w:rsidR="00C738C3" w:rsidRDefault="00C738C3" w:rsidP="00E10010">
      <w:pPr>
        <w:rPr>
          <w:rFonts w:cs="Arial"/>
          <w:lang w:val="es-MX"/>
        </w:rPr>
      </w:pPr>
      <w:ins w:id="927" w:author="Usuario-1" w:date="2025-01-21T18:56:00Z">
        <w:r>
          <w:rPr>
            <w:rFonts w:cs="Arial"/>
            <w:lang w:val="es-MX"/>
          </w:rPr>
          <w:tab/>
        </w:r>
        <w:r>
          <w:rPr>
            <w:rFonts w:cs="Arial"/>
            <w:lang w:val="es-MX"/>
          </w:rPr>
          <w:tab/>
          <w:t>Definir recursos asignados por cada una de los ítems del proyecto</w:t>
        </w:r>
      </w:ins>
    </w:p>
    <w:p w14:paraId="3363993E" w14:textId="228E8299" w:rsidR="002F6B91" w:rsidRDefault="002F6B91" w:rsidP="00E10010">
      <w:pPr>
        <w:rPr>
          <w:rFonts w:cs="Arial"/>
          <w:lang w:val="es-MX"/>
        </w:rPr>
      </w:pPr>
    </w:p>
    <w:p w14:paraId="5034E7A5" w14:textId="18A78A66" w:rsidR="00BF09DF" w:rsidRDefault="00BF09DF" w:rsidP="00E10010">
      <w:pPr>
        <w:rPr>
          <w:rFonts w:cs="Arial"/>
          <w:lang w:val="es-MX"/>
        </w:rPr>
      </w:pPr>
    </w:p>
    <w:p w14:paraId="6E751C48" w14:textId="23D76EE8" w:rsidR="00BF09DF" w:rsidRDefault="00BF09DF">
      <w:pPr>
        <w:pStyle w:val="Ttulo2"/>
        <w:rPr>
          <w:lang w:val="es-MX"/>
        </w:rPr>
        <w:pPrChange w:id="928" w:author="Usuario-1" w:date="2025-01-21T18:57:00Z">
          <w:pPr/>
        </w:pPrChange>
      </w:pPr>
      <w:r w:rsidRPr="00BF09DF">
        <w:rPr>
          <w:lang w:val="es-MX"/>
        </w:rPr>
        <w:t>CONTROL Y SEGUIMIENTO</w:t>
      </w:r>
    </w:p>
    <w:p w14:paraId="1AC690C0" w14:textId="5E076FFD" w:rsidR="00521DFD" w:rsidRDefault="00521DFD" w:rsidP="00E10010">
      <w:pPr>
        <w:rPr>
          <w:rFonts w:cs="Arial"/>
          <w:sz w:val="28"/>
          <w:szCs w:val="28"/>
          <w:lang w:val="es-MX"/>
        </w:rPr>
      </w:pPr>
      <w:r w:rsidRPr="00521DFD">
        <w:rPr>
          <w:rFonts w:cs="Arial"/>
          <w:sz w:val="28"/>
          <w:szCs w:val="28"/>
          <w:lang w:val="es-MX"/>
        </w:rPr>
        <w:tab/>
      </w:r>
      <w:ins w:id="929" w:author="Usuario-1" w:date="2025-01-21T18:56:00Z">
        <w:r w:rsidR="00C738C3">
          <w:rPr>
            <w:rFonts w:cs="Arial"/>
            <w:sz w:val="28"/>
            <w:szCs w:val="28"/>
            <w:lang w:val="es-MX"/>
          </w:rPr>
          <w:t xml:space="preserve">Realizar </w:t>
        </w:r>
      </w:ins>
      <w:del w:id="930" w:author="Usuario-1" w:date="2025-01-21T18:56:00Z">
        <w:r w:rsidRPr="00521DFD" w:rsidDel="00C738C3">
          <w:rPr>
            <w:rFonts w:cs="Arial"/>
            <w:sz w:val="28"/>
            <w:szCs w:val="28"/>
            <w:lang w:val="es-MX"/>
          </w:rPr>
          <w:delText>Se</w:delText>
        </w:r>
      </w:del>
      <w:ins w:id="931" w:author="Usuario-1" w:date="2025-01-21T18:56:00Z">
        <w:r w:rsidR="00C738C3">
          <w:rPr>
            <w:rFonts w:cs="Arial"/>
            <w:sz w:val="28"/>
            <w:szCs w:val="28"/>
            <w:lang w:val="es-MX"/>
          </w:rPr>
          <w:t>se</w:t>
        </w:r>
      </w:ins>
      <w:r w:rsidRPr="00521DFD">
        <w:rPr>
          <w:rFonts w:cs="Arial"/>
          <w:sz w:val="28"/>
          <w:szCs w:val="28"/>
          <w:lang w:val="es-MX"/>
        </w:rPr>
        <w:t xml:space="preserve">guimiento de las metas </w:t>
      </w:r>
    </w:p>
    <w:p w14:paraId="0C61FAE7" w14:textId="1633358A" w:rsidR="00521DFD" w:rsidRDefault="00521DFD" w:rsidP="00E10010">
      <w:pPr>
        <w:rPr>
          <w:rFonts w:cs="Arial"/>
          <w:sz w:val="28"/>
          <w:szCs w:val="28"/>
          <w:lang w:val="es-MX"/>
        </w:rPr>
      </w:pPr>
      <w:r>
        <w:rPr>
          <w:rFonts w:cs="Arial"/>
          <w:sz w:val="28"/>
          <w:szCs w:val="28"/>
          <w:lang w:val="es-MX"/>
        </w:rPr>
        <w:tab/>
      </w:r>
      <w:ins w:id="932" w:author="Usuario-1" w:date="2025-01-21T18:57:00Z">
        <w:r w:rsidR="00C738C3">
          <w:rPr>
            <w:rFonts w:cs="Arial"/>
            <w:sz w:val="28"/>
            <w:szCs w:val="28"/>
            <w:lang w:val="es-MX"/>
          </w:rPr>
          <w:t>Realizar s</w:t>
        </w:r>
      </w:ins>
      <w:del w:id="933" w:author="Usuario-1" w:date="2025-01-21T18:57:00Z">
        <w:r w:rsidDel="00C738C3">
          <w:rPr>
            <w:rFonts w:cs="Arial"/>
            <w:sz w:val="28"/>
            <w:szCs w:val="28"/>
            <w:lang w:val="es-MX"/>
          </w:rPr>
          <w:delText>S</w:delText>
        </w:r>
      </w:del>
      <w:r>
        <w:rPr>
          <w:rFonts w:cs="Arial"/>
          <w:sz w:val="28"/>
          <w:szCs w:val="28"/>
          <w:lang w:val="es-MX"/>
        </w:rPr>
        <w:t>eguimiento de los procesos</w:t>
      </w:r>
    </w:p>
    <w:p w14:paraId="1DB6B2B1" w14:textId="639BCBA8" w:rsidR="00521DFD" w:rsidRPr="00521DFD" w:rsidRDefault="00521DFD" w:rsidP="00E10010">
      <w:pPr>
        <w:rPr>
          <w:rFonts w:cs="Arial"/>
          <w:sz w:val="28"/>
          <w:szCs w:val="28"/>
          <w:lang w:val="es-MX"/>
        </w:rPr>
      </w:pPr>
      <w:r>
        <w:rPr>
          <w:rFonts w:cs="Arial"/>
          <w:sz w:val="28"/>
          <w:szCs w:val="28"/>
          <w:lang w:val="es-MX"/>
        </w:rPr>
        <w:tab/>
        <w:t>Ajust</w:t>
      </w:r>
      <w:ins w:id="934" w:author="Usuario-1" w:date="2025-01-21T18:56:00Z">
        <w:r w:rsidR="00C738C3">
          <w:rPr>
            <w:rFonts w:cs="Arial"/>
            <w:sz w:val="28"/>
            <w:szCs w:val="28"/>
            <w:lang w:val="es-MX"/>
          </w:rPr>
          <w:t>ar</w:t>
        </w:r>
      </w:ins>
      <w:del w:id="935" w:author="Usuario-1" w:date="2025-01-21T18:56:00Z">
        <w:r w:rsidDel="00C738C3">
          <w:rPr>
            <w:rFonts w:cs="Arial"/>
            <w:sz w:val="28"/>
            <w:szCs w:val="28"/>
            <w:lang w:val="es-MX"/>
          </w:rPr>
          <w:delText>e</w:delText>
        </w:r>
      </w:del>
      <w:ins w:id="936" w:author="Usuario-1" w:date="2025-01-14T20:33:00Z">
        <w:r w:rsidR="00B83203">
          <w:rPr>
            <w:rFonts w:cs="Arial"/>
            <w:sz w:val="28"/>
            <w:szCs w:val="28"/>
            <w:lang w:val="es-MX"/>
          </w:rPr>
          <w:t xml:space="preserve"> al proyecto</w:t>
        </w:r>
      </w:ins>
      <w:del w:id="937" w:author="Usuario-1" w:date="2025-01-14T20:33:00Z">
        <w:r w:rsidDel="00B83203">
          <w:rPr>
            <w:rFonts w:cs="Arial"/>
            <w:sz w:val="28"/>
            <w:szCs w:val="28"/>
            <w:lang w:val="es-MX"/>
          </w:rPr>
          <w:delText>s</w:delText>
        </w:r>
      </w:del>
    </w:p>
    <w:p w14:paraId="39F76572" w14:textId="77777777" w:rsidR="00E10010" w:rsidRPr="00D86EB7" w:rsidRDefault="00E10010" w:rsidP="00E10010">
      <w:pPr>
        <w:rPr>
          <w:rFonts w:cs="Arial"/>
          <w:lang w:val="es-MX"/>
        </w:rPr>
      </w:pPr>
    </w:p>
    <w:sectPr w:rsidR="00E10010" w:rsidRPr="00D86E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93E7E"/>
    <w:multiLevelType w:val="hybridMultilevel"/>
    <w:tmpl w:val="5B6A5C32"/>
    <w:lvl w:ilvl="0" w:tplc="10C259EE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45C301D4"/>
    <w:multiLevelType w:val="hybridMultilevel"/>
    <w:tmpl w:val="268AFD64"/>
    <w:lvl w:ilvl="0" w:tplc="4994147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65EAE"/>
    <w:multiLevelType w:val="hybridMultilevel"/>
    <w:tmpl w:val="48EE37A8"/>
    <w:lvl w:ilvl="0" w:tplc="A9720E8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5CE87517"/>
    <w:multiLevelType w:val="hybridMultilevel"/>
    <w:tmpl w:val="A266A9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AC39DE"/>
    <w:multiLevelType w:val="hybridMultilevel"/>
    <w:tmpl w:val="703AC1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239E2"/>
    <w:multiLevelType w:val="hybridMultilevel"/>
    <w:tmpl w:val="EA0213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552ED"/>
    <w:multiLevelType w:val="hybridMultilevel"/>
    <w:tmpl w:val="8A0A1F0A"/>
    <w:lvl w:ilvl="0" w:tplc="6FE4EB6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-1">
    <w15:presenceInfo w15:providerId="None" w15:userId="Usuario-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1B"/>
    <w:rsid w:val="00000343"/>
    <w:rsid w:val="00016A1B"/>
    <w:rsid w:val="00020AD6"/>
    <w:rsid w:val="00091B1C"/>
    <w:rsid w:val="000D6E1B"/>
    <w:rsid w:val="00112A2C"/>
    <w:rsid w:val="001142D5"/>
    <w:rsid w:val="00130AD7"/>
    <w:rsid w:val="00153B0F"/>
    <w:rsid w:val="00155426"/>
    <w:rsid w:val="001577A0"/>
    <w:rsid w:val="0020086A"/>
    <w:rsid w:val="00227E79"/>
    <w:rsid w:val="002A0689"/>
    <w:rsid w:val="002F6B91"/>
    <w:rsid w:val="003102F1"/>
    <w:rsid w:val="00317E39"/>
    <w:rsid w:val="00360C44"/>
    <w:rsid w:val="003E22AD"/>
    <w:rsid w:val="00415C8F"/>
    <w:rsid w:val="00416073"/>
    <w:rsid w:val="00430B38"/>
    <w:rsid w:val="00460476"/>
    <w:rsid w:val="004E6E70"/>
    <w:rsid w:val="00502B19"/>
    <w:rsid w:val="00521DFD"/>
    <w:rsid w:val="00560F8C"/>
    <w:rsid w:val="005733A7"/>
    <w:rsid w:val="00575E5A"/>
    <w:rsid w:val="00585272"/>
    <w:rsid w:val="00596844"/>
    <w:rsid w:val="005A75A8"/>
    <w:rsid w:val="006D33E2"/>
    <w:rsid w:val="007705DC"/>
    <w:rsid w:val="00775F9F"/>
    <w:rsid w:val="007B5225"/>
    <w:rsid w:val="00804E49"/>
    <w:rsid w:val="00814D0B"/>
    <w:rsid w:val="00867C3C"/>
    <w:rsid w:val="009159DF"/>
    <w:rsid w:val="00997872"/>
    <w:rsid w:val="009F27EA"/>
    <w:rsid w:val="00A548A1"/>
    <w:rsid w:val="00AB1B19"/>
    <w:rsid w:val="00AF7322"/>
    <w:rsid w:val="00B2789D"/>
    <w:rsid w:val="00B83203"/>
    <w:rsid w:val="00BD6103"/>
    <w:rsid w:val="00BE5BCE"/>
    <w:rsid w:val="00BF09DF"/>
    <w:rsid w:val="00C738C3"/>
    <w:rsid w:val="00C9193E"/>
    <w:rsid w:val="00CB7F87"/>
    <w:rsid w:val="00CC440E"/>
    <w:rsid w:val="00D04B84"/>
    <w:rsid w:val="00D05D37"/>
    <w:rsid w:val="00D365E5"/>
    <w:rsid w:val="00D4152A"/>
    <w:rsid w:val="00D46B5E"/>
    <w:rsid w:val="00D56921"/>
    <w:rsid w:val="00D86EB7"/>
    <w:rsid w:val="00D94A63"/>
    <w:rsid w:val="00E10010"/>
    <w:rsid w:val="00E77934"/>
    <w:rsid w:val="00EA5453"/>
    <w:rsid w:val="00ED6C38"/>
    <w:rsid w:val="00EE6242"/>
    <w:rsid w:val="00F36889"/>
    <w:rsid w:val="00FE194D"/>
    <w:rsid w:val="00FE20A4"/>
    <w:rsid w:val="00FF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3A49E"/>
  <w15:chartTrackingRefBased/>
  <w15:docId w15:val="{550FA8A2-66BF-4D74-AAC2-34F1B72E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86A"/>
    <w:pPr>
      <w:spacing w:before="120" w:after="120" w:line="360" w:lineRule="auto"/>
      <w:jc w:val="both"/>
      <w:pPrChange w:id="0" w:author="Usuario-1" w:date="2025-01-14T20:31:00Z">
        <w:pPr>
          <w:spacing w:after="160" w:line="259" w:lineRule="auto"/>
        </w:pPr>
      </w:pPrChange>
    </w:pPr>
    <w:rPr>
      <w:rFonts w:ascii="Arial" w:hAnsi="Arial"/>
      <w:sz w:val="24"/>
      <w:rPrChange w:id="0" w:author="Usuario-1" w:date="2025-01-14T20:31:00Z">
        <w:rPr>
          <w:rFonts w:ascii="Arial" w:eastAsiaTheme="minorHAnsi" w:hAnsi="Arial" w:cstheme="minorBidi"/>
          <w:sz w:val="24"/>
          <w:szCs w:val="22"/>
          <w:lang w:val="es-CO" w:eastAsia="en-US" w:bidi="ar-SA"/>
        </w:rPr>
      </w:rPrChange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F7322"/>
    <w:pPr>
      <w:keepNext/>
      <w:keepLines/>
      <w:spacing w:before="240" w:after="0"/>
      <w:outlineLvl w:val="0"/>
      <w:pPrChange w:id="1" w:author="Usuario-1" w:date="2025-01-21T18:45:00Z">
        <w:pPr>
          <w:keepNext/>
          <w:keepLines/>
          <w:spacing w:before="240" w:line="259" w:lineRule="auto"/>
          <w:outlineLvl w:val="0"/>
        </w:pPr>
      </w:pPrChange>
    </w:pPr>
    <w:rPr>
      <w:rFonts w:eastAsiaTheme="majorEastAsia" w:cstheme="majorBidi"/>
      <w:b/>
      <w:color w:val="FF0000"/>
      <w:sz w:val="36"/>
      <w:szCs w:val="32"/>
      <w:rPrChange w:id="1" w:author="Usuario-1" w:date="2025-01-21T18:45:00Z">
        <w:rPr>
          <w:rFonts w:asciiTheme="majorHAnsi" w:eastAsiaTheme="majorEastAsia" w:hAnsiTheme="majorHAnsi" w:cstheme="majorBidi"/>
          <w:color w:val="FF0000"/>
          <w:sz w:val="32"/>
          <w:szCs w:val="32"/>
          <w:lang w:val="es-CO" w:eastAsia="en-US" w:bidi="ar-SA"/>
        </w:rPr>
      </w:rPrChange>
    </w:rPr>
  </w:style>
  <w:style w:type="paragraph" w:styleId="Ttulo2">
    <w:name w:val="heading 2"/>
    <w:basedOn w:val="Normal"/>
    <w:link w:val="Ttulo2Car"/>
    <w:uiPriority w:val="9"/>
    <w:qFormat/>
    <w:rsid w:val="0020086A"/>
    <w:pPr>
      <w:spacing w:before="100" w:beforeAutospacing="1" w:after="100" w:afterAutospacing="1" w:line="240" w:lineRule="auto"/>
      <w:outlineLvl w:val="1"/>
      <w:pPrChange w:id="2" w:author="Usuario-1" w:date="2025-01-14T20:30:00Z">
        <w:pPr>
          <w:spacing w:before="100" w:beforeAutospacing="1" w:after="100" w:afterAutospacing="1"/>
          <w:outlineLvl w:val="1"/>
        </w:pPr>
      </w:pPrChange>
    </w:pPr>
    <w:rPr>
      <w:rFonts w:eastAsia="Times New Roman" w:cs="Times New Roman"/>
      <w:b/>
      <w:bCs/>
      <w:sz w:val="32"/>
      <w:szCs w:val="36"/>
      <w:lang w:eastAsia="es-CO"/>
      <w:rPrChange w:id="2" w:author="Usuario-1" w:date="2025-01-14T20:30:00Z">
        <w:rPr>
          <w:rFonts w:ascii="Arial" w:hAnsi="Arial"/>
          <w:b/>
          <w:bCs/>
          <w:sz w:val="32"/>
          <w:szCs w:val="36"/>
          <w:lang w:val="es-CO" w:eastAsia="es-CO" w:bidi="ar-SA"/>
        </w:rPr>
      </w:rPrChange>
    </w:rPr>
  </w:style>
  <w:style w:type="paragraph" w:styleId="Ttulo3">
    <w:name w:val="heading 3"/>
    <w:basedOn w:val="Normal"/>
    <w:link w:val="Ttulo3Car"/>
    <w:autoRedefine/>
    <w:uiPriority w:val="9"/>
    <w:qFormat/>
    <w:rsid w:val="00D365E5"/>
    <w:pPr>
      <w:spacing w:before="100" w:beforeAutospacing="1" w:after="100" w:afterAutospacing="1" w:line="240" w:lineRule="auto"/>
      <w:outlineLvl w:val="2"/>
      <w:pPrChange w:id="3" w:author="Usuario-1" w:date="2025-01-21T18:30:00Z">
        <w:pPr>
          <w:spacing w:before="100" w:beforeAutospacing="1" w:after="100" w:afterAutospacing="1"/>
          <w:jc w:val="both"/>
          <w:outlineLvl w:val="2"/>
        </w:pPr>
      </w:pPrChange>
    </w:pPr>
    <w:rPr>
      <w:rFonts w:eastAsia="Times New Roman" w:cs="Times New Roman"/>
      <w:b/>
      <w:bCs/>
      <w:sz w:val="28"/>
      <w:szCs w:val="27"/>
      <w:lang w:val="es-MX" w:eastAsia="es-CO"/>
      <w:rPrChange w:id="3" w:author="Usuario-1" w:date="2025-01-21T18:30:00Z">
        <w:rPr>
          <w:rFonts w:ascii="Arial" w:hAnsi="Arial"/>
          <w:b/>
          <w:bCs/>
          <w:sz w:val="28"/>
          <w:szCs w:val="27"/>
          <w:lang w:val="es-CO" w:eastAsia="es-CO" w:bidi="ar-SA"/>
        </w:rPr>
      </w:rPrChange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E1B"/>
    <w:pPr>
      <w:ind w:left="720"/>
      <w:contextualSpacing/>
    </w:pPr>
  </w:style>
  <w:style w:type="character" w:customStyle="1" w:styleId="uv3um">
    <w:name w:val="uv3um"/>
    <w:basedOn w:val="Fuentedeprrafopredeter"/>
    <w:rsid w:val="00130AD7"/>
  </w:style>
  <w:style w:type="character" w:customStyle="1" w:styleId="Ttulo2Car">
    <w:name w:val="Título 2 Car"/>
    <w:basedOn w:val="Fuentedeprrafopredeter"/>
    <w:link w:val="Ttulo2"/>
    <w:uiPriority w:val="9"/>
    <w:rsid w:val="0020086A"/>
    <w:rPr>
      <w:rFonts w:ascii="Arial" w:eastAsia="Times New Roman" w:hAnsi="Arial" w:cs="Times New Roman"/>
      <w:b/>
      <w:bCs/>
      <w:sz w:val="32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365E5"/>
    <w:rPr>
      <w:rFonts w:ascii="Arial" w:eastAsia="Times New Roman" w:hAnsi="Arial" w:cs="Times New Roman"/>
      <w:b/>
      <w:bCs/>
      <w:sz w:val="28"/>
      <w:szCs w:val="27"/>
      <w:lang w:val="es-MX" w:eastAsia="es-CO"/>
    </w:rPr>
  </w:style>
  <w:style w:type="character" w:styleId="Hipervnculo">
    <w:name w:val="Hyperlink"/>
    <w:basedOn w:val="Fuentedeprrafopredeter"/>
    <w:uiPriority w:val="99"/>
    <w:unhideWhenUsed/>
    <w:rsid w:val="00112A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2A2C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F7322"/>
    <w:rPr>
      <w:rFonts w:ascii="Arial" w:eastAsiaTheme="majorEastAsia" w:hAnsi="Arial" w:cstheme="majorBidi"/>
      <w:b/>
      <w:color w:val="FF0000"/>
      <w:sz w:val="36"/>
      <w:szCs w:val="32"/>
    </w:rPr>
  </w:style>
  <w:style w:type="character" w:customStyle="1" w:styleId="8yfr6bej">
    <w:name w:val="_8yfr6bej"/>
    <w:basedOn w:val="Fuentedeprrafopredeter"/>
    <w:rsid w:val="00575E5A"/>
  </w:style>
  <w:style w:type="character" w:customStyle="1" w:styleId="3lqgzxhv">
    <w:name w:val="_3lqgzxhv"/>
    <w:basedOn w:val="Fuentedeprrafopredeter"/>
    <w:rsid w:val="00575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109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4803">
                  <w:marLeft w:val="0"/>
                  <w:marRight w:val="-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228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341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4653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378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9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367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0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8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4093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4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0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13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EA78C-D308-4FBC-B0B9-F2991C98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20</Pages>
  <Words>1978</Words>
  <Characters>10884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Perez Combariza</dc:creator>
  <cp:keywords/>
  <dc:description/>
  <cp:lastModifiedBy>Usuario-1</cp:lastModifiedBy>
  <cp:revision>8</cp:revision>
  <dcterms:created xsi:type="dcterms:W3CDTF">2025-01-22T23:47:00Z</dcterms:created>
  <dcterms:modified xsi:type="dcterms:W3CDTF">2025-01-23T23:58:00Z</dcterms:modified>
</cp:coreProperties>
</file>